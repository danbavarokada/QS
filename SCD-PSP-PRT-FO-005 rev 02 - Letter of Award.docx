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8BE00F" w14:textId="5ACC78AC" w:rsidR="0088063C" w:rsidRPr="00757ECE" w:rsidRDefault="0088063C" w:rsidP="0088063C">
      <w:pPr>
        <w:ind w:left="1260" w:right="540"/>
        <w:jc w:val="center"/>
        <w:rPr>
          <w:b/>
          <w:u w:val="single"/>
        </w:rPr>
      </w:pPr>
      <w:r w:rsidRPr="00CB741F">
        <w:rPr>
          <w:noProof/>
          <w:lang w:val="en-PH" w:eastAsia="en-PH"/>
        </w:rPr>
        <w:drawing>
          <wp:inline distT="0" distB="0" distL="0" distR="0" wp14:anchorId="44D683D2" wp14:editId="1925D0EB">
            <wp:extent cx="974725" cy="750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4725" cy="750570"/>
                    </a:xfrm>
                    <a:prstGeom prst="rect">
                      <a:avLst/>
                    </a:prstGeom>
                    <a:noFill/>
                    <a:ln>
                      <a:noFill/>
                    </a:ln>
                  </pic:spPr>
                </pic:pic>
              </a:graphicData>
            </a:graphic>
          </wp:inline>
        </w:drawing>
      </w:r>
    </w:p>
    <w:p w14:paraId="351F984F" w14:textId="77777777" w:rsidR="0088063C" w:rsidRPr="00CB26DE" w:rsidRDefault="0088063C" w:rsidP="0088063C">
      <w:pPr>
        <w:snapToGrid w:val="0"/>
        <w:ind w:left="1260" w:right="540"/>
        <w:contextualSpacing/>
        <w:rPr>
          <w:b/>
          <w:sz w:val="20"/>
          <w:szCs w:val="20"/>
          <w:u w:val="single"/>
        </w:rPr>
      </w:pPr>
    </w:p>
    <w:p w14:paraId="1822E817" w14:textId="77777777" w:rsidR="0088063C" w:rsidRPr="00E72CC9" w:rsidRDefault="0088063C" w:rsidP="0088063C">
      <w:pPr>
        <w:snapToGrid w:val="0"/>
        <w:ind w:left="1260" w:right="540"/>
        <w:contextualSpacing/>
        <w:rPr>
          <w:sz w:val="20"/>
          <w:szCs w:val="20"/>
        </w:rPr>
      </w:pPr>
      <w:r w:rsidRPr="00E72CC9">
        <w:rPr>
          <w:sz w:val="20"/>
          <w:szCs w:val="20"/>
        </w:rPr>
        <w:t>Date</w:t>
      </w:r>
    </w:p>
    <w:p w14:paraId="0E2E8895" w14:textId="77777777" w:rsidR="0088063C" w:rsidRPr="00E72CC9" w:rsidRDefault="0088063C" w:rsidP="0088063C">
      <w:pPr>
        <w:snapToGrid w:val="0"/>
        <w:ind w:left="1260" w:right="540"/>
        <w:contextualSpacing/>
        <w:rPr>
          <w:sz w:val="20"/>
          <w:szCs w:val="20"/>
        </w:rPr>
      </w:pPr>
    </w:p>
    <w:p w14:paraId="2A3A87E2" w14:textId="77777777" w:rsidR="0088063C" w:rsidRPr="00E72CC9" w:rsidRDefault="0088063C" w:rsidP="0088063C">
      <w:pPr>
        <w:tabs>
          <w:tab w:val="left" w:pos="3010"/>
        </w:tabs>
        <w:ind w:left="1260" w:right="540"/>
        <w:rPr>
          <w:b/>
          <w:sz w:val="20"/>
          <w:szCs w:val="20"/>
        </w:rPr>
      </w:pPr>
      <w:r w:rsidRPr="00E72CC9">
        <w:rPr>
          <w:b/>
          <w:sz w:val="20"/>
          <w:szCs w:val="20"/>
        </w:rPr>
        <w:t>(Company Name)</w:t>
      </w:r>
    </w:p>
    <w:p w14:paraId="227BB515" w14:textId="77777777" w:rsidR="0088063C" w:rsidRPr="00E72CC9" w:rsidRDefault="0088063C" w:rsidP="0088063C">
      <w:pPr>
        <w:tabs>
          <w:tab w:val="left" w:pos="3010"/>
        </w:tabs>
        <w:ind w:left="1260" w:right="540"/>
        <w:rPr>
          <w:sz w:val="20"/>
          <w:szCs w:val="20"/>
        </w:rPr>
      </w:pPr>
      <w:r w:rsidRPr="00E72CC9">
        <w:rPr>
          <w:b/>
          <w:sz w:val="20"/>
          <w:szCs w:val="20"/>
        </w:rPr>
        <w:t>(Company Address)</w:t>
      </w:r>
      <w:bookmarkStart w:id="0" w:name="_GoBack"/>
      <w:bookmarkEnd w:id="0"/>
    </w:p>
    <w:p w14:paraId="7EDEA125" w14:textId="77777777" w:rsidR="0088063C" w:rsidRPr="00E72CC9" w:rsidRDefault="0088063C" w:rsidP="0088063C">
      <w:pPr>
        <w:snapToGrid w:val="0"/>
        <w:ind w:left="1260" w:right="540"/>
        <w:contextualSpacing/>
        <w:rPr>
          <w:b/>
          <w:sz w:val="20"/>
          <w:szCs w:val="20"/>
        </w:rPr>
      </w:pPr>
    </w:p>
    <w:p w14:paraId="3DD90353" w14:textId="77777777" w:rsidR="0088063C" w:rsidRPr="00E72CC9" w:rsidRDefault="0088063C">
      <w:pPr>
        <w:snapToGrid w:val="0"/>
        <w:ind w:left="3420" w:right="540" w:firstLine="180"/>
        <w:contextualSpacing/>
        <w:rPr>
          <w:sz w:val="20"/>
          <w:szCs w:val="20"/>
        </w:rPr>
        <w:pPrChange w:id="1" w:author="Sara Jane  Pontero" w:date="2021-06-23T09:42:00Z">
          <w:pPr>
            <w:snapToGrid w:val="0"/>
            <w:ind w:left="1260" w:right="540"/>
            <w:contextualSpacing/>
          </w:pPr>
        </w:pPrChange>
      </w:pPr>
      <w:r w:rsidRPr="00E72CC9">
        <w:rPr>
          <w:b/>
          <w:sz w:val="20"/>
          <w:szCs w:val="20"/>
        </w:rPr>
        <w:t>Attention:</w:t>
      </w:r>
      <w:r w:rsidRPr="00E72CC9">
        <w:rPr>
          <w:b/>
          <w:sz w:val="20"/>
          <w:szCs w:val="20"/>
        </w:rPr>
        <w:tab/>
        <w:t xml:space="preserve">(POC) </w:t>
      </w:r>
    </w:p>
    <w:p w14:paraId="49615CCC" w14:textId="77777777" w:rsidR="0088063C" w:rsidRPr="00E72CC9" w:rsidRDefault="0088063C">
      <w:pPr>
        <w:snapToGrid w:val="0"/>
        <w:ind w:left="4680" w:right="540" w:firstLine="360"/>
        <w:contextualSpacing/>
        <w:rPr>
          <w:sz w:val="20"/>
          <w:szCs w:val="20"/>
        </w:rPr>
        <w:pPrChange w:id="2" w:author="Sara Jane  Pontero" w:date="2021-06-23T09:42:00Z">
          <w:pPr>
            <w:snapToGrid w:val="0"/>
            <w:ind w:left="1260" w:right="540"/>
            <w:contextualSpacing/>
          </w:pPr>
        </w:pPrChange>
      </w:pPr>
      <w:r w:rsidRPr="00E72CC9">
        <w:rPr>
          <w:sz w:val="20"/>
          <w:szCs w:val="20"/>
        </w:rPr>
        <w:t>(Designation)</w:t>
      </w:r>
    </w:p>
    <w:p w14:paraId="3731C930" w14:textId="77777777" w:rsidR="0088063C" w:rsidRPr="00E72CC9" w:rsidRDefault="0088063C" w:rsidP="0088063C">
      <w:pPr>
        <w:snapToGrid w:val="0"/>
        <w:ind w:left="1260" w:right="540"/>
        <w:contextualSpacing/>
        <w:rPr>
          <w:sz w:val="20"/>
          <w:szCs w:val="20"/>
        </w:rPr>
      </w:pPr>
    </w:p>
    <w:p w14:paraId="0C00106E" w14:textId="77777777" w:rsidR="0088063C" w:rsidRPr="00E72CC9" w:rsidRDefault="0088063C">
      <w:pPr>
        <w:snapToGrid w:val="0"/>
        <w:ind w:left="3420" w:right="540" w:firstLine="180"/>
        <w:contextualSpacing/>
        <w:rPr>
          <w:b/>
          <w:sz w:val="20"/>
          <w:szCs w:val="20"/>
        </w:rPr>
        <w:pPrChange w:id="3" w:author="Sara Jane  Pontero" w:date="2021-06-23T09:42:00Z">
          <w:pPr>
            <w:snapToGrid w:val="0"/>
            <w:ind w:left="1260" w:right="540"/>
            <w:contextualSpacing/>
          </w:pPr>
        </w:pPrChange>
      </w:pPr>
      <w:r w:rsidRPr="00E72CC9">
        <w:rPr>
          <w:b/>
          <w:sz w:val="20"/>
          <w:szCs w:val="20"/>
        </w:rPr>
        <w:t>Subject:</w:t>
      </w:r>
      <w:r w:rsidRPr="00E72CC9">
        <w:rPr>
          <w:b/>
          <w:sz w:val="20"/>
          <w:szCs w:val="20"/>
        </w:rPr>
        <w:tab/>
        <w:t>Letter of Award</w:t>
      </w:r>
    </w:p>
    <w:p w14:paraId="79830534" w14:textId="77777777" w:rsidR="0088063C" w:rsidRPr="00E72CC9" w:rsidRDefault="0088063C">
      <w:pPr>
        <w:snapToGrid w:val="0"/>
        <w:ind w:left="4680" w:right="540" w:firstLine="360"/>
        <w:contextualSpacing/>
        <w:rPr>
          <w:b/>
          <w:i/>
          <w:sz w:val="20"/>
          <w:szCs w:val="20"/>
        </w:rPr>
        <w:pPrChange w:id="4" w:author="Sara Jane  Pontero" w:date="2021-06-23T09:42:00Z">
          <w:pPr>
            <w:snapToGrid w:val="0"/>
            <w:ind w:left="1260" w:right="540"/>
            <w:contextualSpacing/>
          </w:pPr>
        </w:pPrChange>
      </w:pPr>
      <w:r w:rsidRPr="00E72CC9">
        <w:rPr>
          <w:b/>
          <w:i/>
          <w:sz w:val="20"/>
          <w:szCs w:val="20"/>
        </w:rPr>
        <w:t>(Service/Bid)</w:t>
      </w:r>
    </w:p>
    <w:p w14:paraId="326B9367" w14:textId="77777777" w:rsidR="0088063C" w:rsidRPr="00541689" w:rsidRDefault="0088063C" w:rsidP="0088063C">
      <w:pPr>
        <w:snapToGrid w:val="0"/>
        <w:ind w:left="1260" w:right="540"/>
        <w:contextualSpacing/>
        <w:jc w:val="center"/>
        <w:rPr>
          <w:b/>
          <w:sz w:val="20"/>
          <w:szCs w:val="20"/>
          <w:u w:val="single"/>
        </w:rPr>
      </w:pPr>
    </w:p>
    <w:p w14:paraId="6402A577" w14:textId="77777777" w:rsidR="0088063C" w:rsidRPr="00E72CC9" w:rsidRDefault="0088063C" w:rsidP="0088063C">
      <w:pPr>
        <w:snapToGrid w:val="0"/>
        <w:ind w:left="1260" w:right="540"/>
        <w:contextualSpacing/>
        <w:jc w:val="both"/>
        <w:rPr>
          <w:sz w:val="20"/>
          <w:szCs w:val="20"/>
        </w:rPr>
      </w:pPr>
      <w:r w:rsidRPr="00E72CC9">
        <w:rPr>
          <w:sz w:val="20"/>
          <w:szCs w:val="20"/>
        </w:rPr>
        <w:t xml:space="preserve">Dear </w:t>
      </w:r>
      <w:r w:rsidRPr="00E72CC9">
        <w:rPr>
          <w:b/>
          <w:sz w:val="20"/>
          <w:szCs w:val="20"/>
        </w:rPr>
        <w:t>________________:</w:t>
      </w:r>
    </w:p>
    <w:p w14:paraId="5492B845" w14:textId="77777777" w:rsidR="0088063C" w:rsidRPr="00E72CC9" w:rsidRDefault="0088063C" w:rsidP="0088063C">
      <w:pPr>
        <w:snapToGrid w:val="0"/>
        <w:ind w:left="1260" w:right="540"/>
        <w:contextualSpacing/>
        <w:jc w:val="both"/>
        <w:rPr>
          <w:sz w:val="20"/>
          <w:szCs w:val="20"/>
        </w:rPr>
      </w:pPr>
    </w:p>
    <w:p w14:paraId="1BB41A71" w14:textId="77777777" w:rsidR="0088063C" w:rsidRPr="00E72CC9" w:rsidRDefault="0088063C" w:rsidP="0088063C">
      <w:pPr>
        <w:pStyle w:val="ListParagraph"/>
        <w:widowControl/>
        <w:numPr>
          <w:ilvl w:val="0"/>
          <w:numId w:val="27"/>
        </w:numPr>
        <w:snapToGrid w:val="0"/>
        <w:ind w:left="1260" w:right="540" w:firstLine="0"/>
        <w:contextualSpacing/>
        <w:jc w:val="both"/>
        <w:rPr>
          <w:b/>
          <w:sz w:val="20"/>
          <w:szCs w:val="20"/>
        </w:rPr>
      </w:pPr>
      <w:r w:rsidRPr="00E72CC9">
        <w:rPr>
          <w:b/>
          <w:sz w:val="20"/>
          <w:szCs w:val="20"/>
        </w:rPr>
        <w:t>Award</w:t>
      </w:r>
    </w:p>
    <w:p w14:paraId="67671FB0" w14:textId="77777777" w:rsidR="0088063C" w:rsidRPr="00E72CC9" w:rsidRDefault="0088063C" w:rsidP="0088063C">
      <w:pPr>
        <w:snapToGrid w:val="0"/>
        <w:ind w:left="1260" w:right="540"/>
        <w:jc w:val="both"/>
        <w:rPr>
          <w:sz w:val="20"/>
          <w:szCs w:val="20"/>
        </w:rPr>
      </w:pPr>
    </w:p>
    <w:p w14:paraId="7A379D71" w14:textId="3DA174B2" w:rsidR="0088063C" w:rsidRPr="00E72CC9" w:rsidRDefault="0088063C" w:rsidP="0088063C">
      <w:pPr>
        <w:snapToGrid w:val="0"/>
        <w:ind w:left="1260" w:right="540"/>
        <w:contextualSpacing/>
        <w:jc w:val="both"/>
        <w:rPr>
          <w:sz w:val="20"/>
          <w:szCs w:val="20"/>
        </w:rPr>
      </w:pPr>
      <w:r w:rsidRPr="00E72CC9">
        <w:rPr>
          <w:sz w:val="20"/>
          <w:szCs w:val="20"/>
        </w:rPr>
        <w:t xml:space="preserve">We are pleased to inform you that after complete evaluation and review of all proposal, </w:t>
      </w:r>
      <w:ins w:id="5" w:author="Mary Ann Arao" w:date="2024-02-15T13:46:00Z">
        <w:r w:rsidR="002A3E00">
          <w:t>Tiger Resort Leisure and Entertainment, Inc. (“TRLEI”)</w:t>
        </w:r>
      </w:ins>
      <w:del w:id="6" w:author="Mary Ann Arao" w:date="2024-02-15T13:46:00Z">
        <w:r w:rsidR="00EE08DD" w:rsidDel="002A3E00">
          <w:rPr>
            <w:sz w:val="20"/>
            <w:szCs w:val="20"/>
          </w:rPr>
          <w:delText>Okada Manila International</w:delText>
        </w:r>
        <w:r w:rsidRPr="00E72CC9" w:rsidDel="002A3E00">
          <w:rPr>
            <w:sz w:val="20"/>
            <w:szCs w:val="20"/>
          </w:rPr>
          <w:delText>, Inc. (“</w:delText>
        </w:r>
        <w:r w:rsidR="00EE08DD" w:rsidDel="002A3E00">
          <w:rPr>
            <w:sz w:val="20"/>
            <w:szCs w:val="20"/>
          </w:rPr>
          <w:delText>OMII</w:delText>
        </w:r>
        <w:r w:rsidRPr="00E72CC9" w:rsidDel="002A3E00">
          <w:rPr>
            <w:sz w:val="20"/>
            <w:szCs w:val="20"/>
          </w:rPr>
          <w:delText>”)</w:delText>
        </w:r>
      </w:del>
      <w:r w:rsidRPr="00E72CC9">
        <w:rPr>
          <w:sz w:val="20"/>
          <w:szCs w:val="20"/>
        </w:rPr>
        <w:t xml:space="preserve"> has made a provisional decision to award the contract to you, </w:t>
      </w:r>
      <w:r w:rsidRPr="00E72CC9">
        <w:rPr>
          <w:b/>
          <w:sz w:val="20"/>
          <w:szCs w:val="20"/>
        </w:rPr>
        <w:t>(</w:t>
      </w:r>
      <w:del w:id="7" w:author="Sara Jane  Pontero" w:date="2021-06-23T11:28:00Z">
        <w:r w:rsidRPr="00E72CC9" w:rsidDel="00142DB6">
          <w:rPr>
            <w:b/>
            <w:sz w:val="20"/>
            <w:szCs w:val="20"/>
          </w:rPr>
          <w:delText>S</w:delText>
        </w:r>
      </w:del>
      <w:del w:id="8" w:author="Sara Jane  Pontero" w:date="2021-06-23T11:12:00Z">
        <w:r w:rsidRPr="00E72CC9" w:rsidDel="00FD0D23">
          <w:rPr>
            <w:b/>
            <w:sz w:val="20"/>
            <w:szCs w:val="20"/>
          </w:rPr>
          <w:delText>ervices to be Awarded</w:delText>
        </w:r>
      </w:del>
      <w:ins w:id="9" w:author="Sara Jane  Pontero" w:date="2021-06-23T11:28:00Z">
        <w:r w:rsidR="00D307F2">
          <w:rPr>
            <w:b/>
            <w:sz w:val="20"/>
            <w:szCs w:val="20"/>
          </w:rPr>
          <w:t>Company</w:t>
        </w:r>
      </w:ins>
      <w:ins w:id="10" w:author="Sara Jane  Pontero" w:date="2021-06-23T11:12:00Z">
        <w:r w:rsidR="00FD0D23">
          <w:rPr>
            <w:b/>
            <w:sz w:val="20"/>
            <w:szCs w:val="20"/>
          </w:rPr>
          <w:t xml:space="preserve"> Name</w:t>
        </w:r>
      </w:ins>
      <w:r w:rsidRPr="00E72CC9">
        <w:rPr>
          <w:b/>
          <w:sz w:val="20"/>
          <w:szCs w:val="20"/>
        </w:rPr>
        <w:t>)</w:t>
      </w:r>
      <w:r w:rsidRPr="00E72CC9">
        <w:rPr>
          <w:sz w:val="20"/>
          <w:szCs w:val="20"/>
        </w:rPr>
        <w:t xml:space="preserve">, for the supply of the aforesaid </w:t>
      </w:r>
      <w:ins w:id="11" w:author="Mary Ann Arao" w:date="2024-02-15T14:22:00Z">
        <w:r w:rsidR="00953F44">
          <w:rPr>
            <w:sz w:val="20"/>
            <w:szCs w:val="20"/>
          </w:rPr>
          <w:t xml:space="preserve">items / </w:t>
        </w:r>
      </w:ins>
      <w:r w:rsidRPr="00E72CC9">
        <w:rPr>
          <w:sz w:val="20"/>
          <w:szCs w:val="20"/>
        </w:rPr>
        <w:t xml:space="preserve">services. </w:t>
      </w:r>
    </w:p>
    <w:p w14:paraId="429FF794" w14:textId="77777777" w:rsidR="0088063C" w:rsidRPr="00E72CC9" w:rsidRDefault="0088063C" w:rsidP="0088063C">
      <w:pPr>
        <w:snapToGrid w:val="0"/>
        <w:ind w:left="1260" w:right="540"/>
        <w:contextualSpacing/>
        <w:jc w:val="both"/>
        <w:rPr>
          <w:sz w:val="20"/>
          <w:szCs w:val="20"/>
        </w:rPr>
      </w:pPr>
    </w:p>
    <w:p w14:paraId="0DE9C89A" w14:textId="35CCA9F3" w:rsidR="0088063C" w:rsidRPr="00E72CC9" w:rsidRDefault="0088063C" w:rsidP="0088063C">
      <w:pPr>
        <w:snapToGrid w:val="0"/>
        <w:ind w:left="1260" w:right="540"/>
        <w:contextualSpacing/>
        <w:jc w:val="both"/>
        <w:rPr>
          <w:sz w:val="20"/>
          <w:szCs w:val="20"/>
        </w:rPr>
      </w:pPr>
      <w:r w:rsidRPr="00E72CC9">
        <w:rPr>
          <w:sz w:val="20"/>
          <w:szCs w:val="20"/>
        </w:rPr>
        <w:t xml:space="preserve">Accordingly, the contract/engagement will not come into existence until </w:t>
      </w:r>
      <w:del w:id="12" w:author="Mary Ann Arao" w:date="2024-02-15T13:46:00Z">
        <w:r w:rsidR="00EE08DD" w:rsidDel="002A3E00">
          <w:rPr>
            <w:sz w:val="20"/>
            <w:szCs w:val="20"/>
          </w:rPr>
          <w:delText>OMII</w:delText>
        </w:r>
        <w:r w:rsidRPr="00E72CC9" w:rsidDel="002A3E00">
          <w:rPr>
            <w:sz w:val="20"/>
            <w:szCs w:val="20"/>
          </w:rPr>
          <w:delText xml:space="preserve"> </w:delText>
        </w:r>
      </w:del>
      <w:ins w:id="13" w:author="Mary Ann Arao" w:date="2024-02-15T13:46:00Z">
        <w:r w:rsidR="002A3E00">
          <w:rPr>
            <w:sz w:val="20"/>
            <w:szCs w:val="20"/>
          </w:rPr>
          <w:t>TRLEI</w:t>
        </w:r>
        <w:r w:rsidR="002A3E00" w:rsidRPr="00E72CC9">
          <w:rPr>
            <w:sz w:val="20"/>
            <w:szCs w:val="20"/>
          </w:rPr>
          <w:t xml:space="preserve"> </w:t>
        </w:r>
      </w:ins>
      <w:r w:rsidRPr="00E72CC9">
        <w:rPr>
          <w:sz w:val="20"/>
          <w:szCs w:val="20"/>
        </w:rPr>
        <w:t>issues a Purchase Order</w:t>
      </w:r>
      <w:ins w:id="14" w:author="Mary Ann Arao" w:date="2024-02-15T13:46:00Z">
        <w:r w:rsidR="002A3E00">
          <w:rPr>
            <w:sz w:val="20"/>
            <w:szCs w:val="20"/>
          </w:rPr>
          <w:t xml:space="preserve">/ </w:t>
        </w:r>
      </w:ins>
      <w:del w:id="15" w:author="Mary Ann Arao" w:date="2024-02-15T13:46:00Z">
        <w:r w:rsidRPr="00E72CC9" w:rsidDel="002A3E00">
          <w:rPr>
            <w:sz w:val="20"/>
            <w:szCs w:val="20"/>
          </w:rPr>
          <w:delText xml:space="preserve"> or </w:delText>
        </w:r>
      </w:del>
      <w:ins w:id="16" w:author="Christine Menzies" w:date="2021-06-22T11:48:00Z">
        <w:del w:id="17" w:author="Mary Ann Arao" w:date="2024-02-15T13:46:00Z">
          <w:r w:rsidR="00C0077D" w:rsidDel="002A3E00">
            <w:rPr>
              <w:sz w:val="20"/>
              <w:szCs w:val="20"/>
            </w:rPr>
            <w:delText xml:space="preserve">a definitive </w:delText>
          </w:r>
        </w:del>
      </w:ins>
      <w:r w:rsidRPr="00E72CC9">
        <w:rPr>
          <w:sz w:val="20"/>
          <w:szCs w:val="20"/>
        </w:rPr>
        <w:t xml:space="preserve">Contract for the said </w:t>
      </w:r>
      <w:ins w:id="18" w:author="Mary Ann Arao" w:date="2024-02-15T14:23:00Z">
        <w:r w:rsidR="00953F44">
          <w:rPr>
            <w:sz w:val="20"/>
            <w:szCs w:val="20"/>
          </w:rPr>
          <w:t xml:space="preserve">items / </w:t>
        </w:r>
      </w:ins>
      <w:r w:rsidRPr="00E72CC9">
        <w:rPr>
          <w:sz w:val="20"/>
          <w:szCs w:val="20"/>
        </w:rPr>
        <w:t xml:space="preserve">service. </w:t>
      </w:r>
      <w:del w:id="19" w:author="Mary Ann Arao" w:date="2024-02-15T13:47:00Z">
        <w:r w:rsidR="00EE08DD" w:rsidDel="002A3E00">
          <w:rPr>
            <w:sz w:val="20"/>
            <w:szCs w:val="20"/>
          </w:rPr>
          <w:delText>OMII</w:delText>
        </w:r>
        <w:r w:rsidRPr="00E72CC9" w:rsidDel="002A3E00">
          <w:rPr>
            <w:sz w:val="20"/>
            <w:szCs w:val="20"/>
          </w:rPr>
          <w:delText xml:space="preserve"> </w:delText>
        </w:r>
      </w:del>
      <w:ins w:id="20" w:author="Mary Ann Arao" w:date="2024-02-15T13:47:00Z">
        <w:r w:rsidR="002A3E00">
          <w:rPr>
            <w:sz w:val="20"/>
            <w:szCs w:val="20"/>
          </w:rPr>
          <w:t>TRLEI</w:t>
        </w:r>
        <w:r w:rsidR="002A3E00" w:rsidRPr="00E72CC9">
          <w:rPr>
            <w:sz w:val="20"/>
            <w:szCs w:val="20"/>
          </w:rPr>
          <w:t xml:space="preserve"> </w:t>
        </w:r>
      </w:ins>
      <w:r w:rsidRPr="00E72CC9">
        <w:rPr>
          <w:sz w:val="20"/>
          <w:szCs w:val="20"/>
        </w:rPr>
        <w:t>shall therefore not be responsible in any way whatsoever:</w:t>
      </w:r>
    </w:p>
    <w:p w14:paraId="5CC17BA2" w14:textId="77777777" w:rsidR="0088063C" w:rsidRPr="00E72CC9" w:rsidRDefault="0088063C" w:rsidP="0088063C">
      <w:pPr>
        <w:snapToGrid w:val="0"/>
        <w:ind w:left="1260" w:right="540"/>
        <w:contextualSpacing/>
        <w:jc w:val="both"/>
        <w:rPr>
          <w:sz w:val="20"/>
          <w:szCs w:val="20"/>
        </w:rPr>
      </w:pPr>
    </w:p>
    <w:p w14:paraId="05B0DED4" w14:textId="77777777" w:rsidR="0088063C" w:rsidRPr="00E72CC9" w:rsidRDefault="0088063C" w:rsidP="002A3E00">
      <w:pPr>
        <w:pStyle w:val="ListParagraph"/>
        <w:widowControl/>
        <w:numPr>
          <w:ilvl w:val="0"/>
          <w:numId w:val="25"/>
        </w:numPr>
        <w:snapToGrid w:val="0"/>
        <w:ind w:left="1985" w:right="540" w:firstLine="0"/>
        <w:contextualSpacing/>
        <w:jc w:val="both"/>
        <w:rPr>
          <w:sz w:val="20"/>
          <w:szCs w:val="20"/>
        </w:rPr>
      </w:pPr>
      <w:r w:rsidRPr="00E72CC9">
        <w:rPr>
          <w:sz w:val="20"/>
          <w:szCs w:val="20"/>
        </w:rPr>
        <w:t>For any works undertaken; and/or</w:t>
      </w:r>
    </w:p>
    <w:p w14:paraId="6D6130D9" w14:textId="77777777" w:rsidR="0088063C" w:rsidRPr="00E72CC9" w:rsidRDefault="0088063C" w:rsidP="002A3E00">
      <w:pPr>
        <w:pStyle w:val="ListParagraph"/>
        <w:widowControl/>
        <w:numPr>
          <w:ilvl w:val="0"/>
          <w:numId w:val="25"/>
        </w:numPr>
        <w:snapToGrid w:val="0"/>
        <w:ind w:left="1985" w:right="540" w:firstLine="0"/>
        <w:contextualSpacing/>
        <w:jc w:val="both"/>
        <w:rPr>
          <w:sz w:val="20"/>
          <w:szCs w:val="20"/>
        </w:rPr>
      </w:pPr>
      <w:r w:rsidRPr="00E72CC9">
        <w:rPr>
          <w:sz w:val="20"/>
          <w:szCs w:val="20"/>
        </w:rPr>
        <w:t>For any cost incurred by you,</w:t>
      </w:r>
    </w:p>
    <w:p w14:paraId="449BD9C3" w14:textId="77777777" w:rsidR="0088063C" w:rsidRPr="00E72CC9" w:rsidRDefault="0088063C" w:rsidP="002A3E00">
      <w:pPr>
        <w:pStyle w:val="ListParagraph"/>
        <w:snapToGrid w:val="0"/>
        <w:ind w:left="1985" w:right="540" w:firstLine="0"/>
        <w:jc w:val="both"/>
        <w:rPr>
          <w:sz w:val="20"/>
          <w:szCs w:val="20"/>
        </w:rPr>
      </w:pPr>
    </w:p>
    <w:p w14:paraId="29FDDB18" w14:textId="2C2907CF" w:rsidR="0088063C" w:rsidRPr="00E72CC9" w:rsidRDefault="002A3E00" w:rsidP="002A3E00">
      <w:pPr>
        <w:pStyle w:val="ListParagraph"/>
        <w:widowControl/>
        <w:numPr>
          <w:ilvl w:val="0"/>
          <w:numId w:val="26"/>
        </w:numPr>
        <w:snapToGrid w:val="0"/>
        <w:ind w:left="1985" w:right="540" w:firstLine="0"/>
        <w:contextualSpacing/>
        <w:jc w:val="both"/>
        <w:rPr>
          <w:sz w:val="20"/>
          <w:szCs w:val="20"/>
        </w:rPr>
      </w:pPr>
      <w:ins w:id="21" w:author="Mary Ann Arao" w:date="2024-02-15T13:47:00Z">
        <w:r>
          <w:rPr>
            <w:sz w:val="20"/>
            <w:szCs w:val="20"/>
          </w:rPr>
          <w:t>P</w:t>
        </w:r>
      </w:ins>
      <w:del w:id="22" w:author="Mary Ann Arao" w:date="2024-02-15T13:47:00Z">
        <w:r w:rsidR="0088063C" w:rsidRPr="00E72CC9" w:rsidDel="002A3E00">
          <w:rPr>
            <w:sz w:val="20"/>
            <w:szCs w:val="20"/>
          </w:rPr>
          <w:delText>p</w:delText>
        </w:r>
      </w:del>
      <w:r w:rsidR="0088063C" w:rsidRPr="00E72CC9">
        <w:rPr>
          <w:sz w:val="20"/>
          <w:szCs w:val="20"/>
        </w:rPr>
        <w:t xml:space="preserve">rior to the issuance of the Purchase Order or Contract. The Purchase Order or Contract shall serve as your instruction notice to proceed and the terms and conditions thereof shall govern your engagement with </w:t>
      </w:r>
      <w:r w:rsidR="00EE08DD">
        <w:rPr>
          <w:sz w:val="20"/>
          <w:szCs w:val="20"/>
        </w:rPr>
        <w:t>OMII</w:t>
      </w:r>
      <w:r w:rsidR="0088063C" w:rsidRPr="00E72CC9">
        <w:rPr>
          <w:sz w:val="20"/>
          <w:szCs w:val="20"/>
        </w:rPr>
        <w:t xml:space="preserve">. Utilization of a Purchase Order or Contract shall be at the sole discretion of </w:t>
      </w:r>
      <w:del w:id="23" w:author="Mary Ann Arao" w:date="2024-02-15T14:23:00Z">
        <w:r w:rsidR="00EE08DD" w:rsidDel="00953F44">
          <w:rPr>
            <w:sz w:val="20"/>
            <w:szCs w:val="20"/>
          </w:rPr>
          <w:delText>OMII</w:delText>
        </w:r>
        <w:r w:rsidR="0088063C" w:rsidRPr="00E72CC9" w:rsidDel="00953F44">
          <w:rPr>
            <w:sz w:val="20"/>
            <w:szCs w:val="20"/>
          </w:rPr>
          <w:delText xml:space="preserve"> </w:delText>
        </w:r>
      </w:del>
      <w:ins w:id="24" w:author="Mary Ann Arao" w:date="2024-02-15T14:23:00Z">
        <w:r w:rsidR="00953F44">
          <w:rPr>
            <w:sz w:val="20"/>
            <w:szCs w:val="20"/>
          </w:rPr>
          <w:t>TRLEI</w:t>
        </w:r>
        <w:r w:rsidR="00953F44" w:rsidRPr="00E72CC9">
          <w:rPr>
            <w:sz w:val="20"/>
            <w:szCs w:val="20"/>
          </w:rPr>
          <w:t xml:space="preserve"> </w:t>
        </w:r>
      </w:ins>
      <w:r w:rsidR="0088063C" w:rsidRPr="00E72CC9">
        <w:rPr>
          <w:sz w:val="20"/>
          <w:szCs w:val="20"/>
        </w:rPr>
        <w:t xml:space="preserve">Supply Chain Department. </w:t>
      </w:r>
    </w:p>
    <w:p w14:paraId="0ACAE59D" w14:textId="77777777" w:rsidR="0088063C" w:rsidRPr="00E72CC9" w:rsidRDefault="0088063C" w:rsidP="0088063C">
      <w:pPr>
        <w:snapToGrid w:val="0"/>
        <w:ind w:left="1260" w:right="540"/>
        <w:contextualSpacing/>
        <w:jc w:val="both"/>
        <w:rPr>
          <w:sz w:val="20"/>
          <w:szCs w:val="20"/>
        </w:rPr>
      </w:pPr>
    </w:p>
    <w:p w14:paraId="24D76CDD" w14:textId="77777777" w:rsidR="0088063C" w:rsidRPr="00E72CC9" w:rsidRDefault="0088063C" w:rsidP="0088063C">
      <w:pPr>
        <w:snapToGrid w:val="0"/>
        <w:ind w:left="1260" w:right="540"/>
        <w:contextualSpacing/>
        <w:jc w:val="both"/>
        <w:rPr>
          <w:sz w:val="20"/>
          <w:szCs w:val="20"/>
        </w:rPr>
      </w:pPr>
      <w:del w:id="25" w:author="Mary Ann Arao" w:date="2024-02-15T14:28:00Z">
        <w:r w:rsidRPr="00E72CC9" w:rsidDel="00953F44">
          <w:rPr>
            <w:sz w:val="20"/>
            <w:szCs w:val="20"/>
          </w:rPr>
          <w:delText xml:space="preserve"> </w:delText>
        </w:r>
      </w:del>
      <w:r w:rsidRPr="00E72CC9">
        <w:rPr>
          <w:sz w:val="20"/>
          <w:szCs w:val="20"/>
        </w:rPr>
        <w:t>The following are the specific Terms of Award:</w:t>
      </w:r>
    </w:p>
    <w:p w14:paraId="77780FEE" w14:textId="4020C099" w:rsidR="0088063C" w:rsidRDefault="0088063C" w:rsidP="0088063C">
      <w:pPr>
        <w:snapToGrid w:val="0"/>
        <w:ind w:left="1260" w:right="540"/>
        <w:contextualSpacing/>
        <w:jc w:val="both"/>
        <w:rPr>
          <w:ins w:id="26" w:author="Mary Ann Arao" w:date="2024-02-15T14:28:00Z"/>
          <w:sz w:val="20"/>
          <w:szCs w:val="20"/>
        </w:rPr>
      </w:pPr>
    </w:p>
    <w:p w14:paraId="43897CB5" w14:textId="77777777" w:rsidR="00953F44" w:rsidRDefault="00953F44" w:rsidP="0088063C">
      <w:pPr>
        <w:snapToGrid w:val="0"/>
        <w:ind w:left="1260" w:right="540"/>
        <w:contextualSpacing/>
        <w:jc w:val="both"/>
        <w:rPr>
          <w:ins w:id="27" w:author="Mary Ann Arao" w:date="2024-02-15T14:25:00Z"/>
          <w:sz w:val="20"/>
          <w:szCs w:val="20"/>
        </w:rPr>
      </w:pPr>
    </w:p>
    <w:p w14:paraId="040B4514" w14:textId="1139BCDF" w:rsidR="00953F44" w:rsidRPr="00E72CC9" w:rsidRDefault="00953F44" w:rsidP="0088063C">
      <w:pPr>
        <w:snapToGrid w:val="0"/>
        <w:ind w:left="1260" w:right="540"/>
        <w:contextualSpacing/>
        <w:jc w:val="both"/>
        <w:rPr>
          <w:sz w:val="20"/>
          <w:szCs w:val="20"/>
        </w:rPr>
      </w:pPr>
      <w:ins w:id="28" w:author="Mary Ann Arao" w:date="2024-02-15T14:25:00Z">
        <w:r>
          <w:rPr>
            <w:sz w:val="20"/>
            <w:szCs w:val="20"/>
          </w:rPr>
          <w:t>[if PO]</w:t>
        </w:r>
      </w:ins>
    </w:p>
    <w:p w14:paraId="54081FC3" w14:textId="73FBE83F" w:rsidR="0088063C" w:rsidRDefault="0088063C" w:rsidP="0088063C">
      <w:pPr>
        <w:snapToGrid w:val="0"/>
        <w:ind w:left="1260" w:right="540"/>
        <w:contextualSpacing/>
        <w:jc w:val="both"/>
        <w:rPr>
          <w:ins w:id="29" w:author="Mary Ann Arao" w:date="2024-02-15T14:25:00Z"/>
          <w:sz w:val="20"/>
          <w:szCs w:val="20"/>
        </w:rPr>
      </w:pPr>
      <w:del w:id="30" w:author="Mary Ann Arao" w:date="2024-02-15T14:25:00Z">
        <w:r w:rsidRPr="00E72CC9" w:rsidDel="00953F44">
          <w:rPr>
            <w:sz w:val="20"/>
            <w:szCs w:val="20"/>
          </w:rPr>
          <w:delText xml:space="preserve">(Indicate award items) </w:delText>
        </w:r>
      </w:del>
      <w:ins w:id="31" w:author="Mary Ann Arao" w:date="2024-02-15T14:25:00Z">
        <w:r w:rsidR="00953F44">
          <w:rPr>
            <w:sz w:val="20"/>
            <w:szCs w:val="20"/>
          </w:rPr>
          <w:t>Product/s:</w:t>
        </w:r>
      </w:ins>
    </w:p>
    <w:p w14:paraId="2209A6E2" w14:textId="6C4B6760" w:rsidR="00953F44" w:rsidRDefault="00953F44" w:rsidP="0088063C">
      <w:pPr>
        <w:snapToGrid w:val="0"/>
        <w:ind w:left="1260" w:right="540"/>
        <w:contextualSpacing/>
        <w:jc w:val="both"/>
        <w:rPr>
          <w:ins w:id="32" w:author="Mary Ann Arao" w:date="2024-02-15T14:25:00Z"/>
          <w:sz w:val="20"/>
          <w:szCs w:val="20"/>
        </w:rPr>
      </w:pPr>
      <w:ins w:id="33" w:author="Mary Ann Arao" w:date="2024-02-15T14:25:00Z">
        <w:r>
          <w:rPr>
            <w:sz w:val="20"/>
            <w:szCs w:val="20"/>
          </w:rPr>
          <w:t>Pricing:</w:t>
        </w:r>
      </w:ins>
    </w:p>
    <w:p w14:paraId="23C9CB9B" w14:textId="2187B11F" w:rsidR="00953F44" w:rsidRDefault="00953F44" w:rsidP="0088063C">
      <w:pPr>
        <w:snapToGrid w:val="0"/>
        <w:ind w:left="1260" w:right="540"/>
        <w:contextualSpacing/>
        <w:jc w:val="both"/>
        <w:rPr>
          <w:ins w:id="34" w:author="Mary Ann Arao" w:date="2024-02-15T14:25:00Z"/>
          <w:sz w:val="20"/>
          <w:szCs w:val="20"/>
        </w:rPr>
      </w:pPr>
      <w:proofErr w:type="spellStart"/>
      <w:ins w:id="35" w:author="Mary Ann Arao" w:date="2024-02-15T14:25:00Z">
        <w:r>
          <w:rPr>
            <w:sz w:val="20"/>
            <w:szCs w:val="20"/>
          </w:rPr>
          <w:t>TimelineL</w:t>
        </w:r>
        <w:proofErr w:type="spellEnd"/>
      </w:ins>
    </w:p>
    <w:p w14:paraId="6DA2AC67" w14:textId="56130AD2" w:rsidR="00953F44" w:rsidRDefault="00953F44" w:rsidP="0088063C">
      <w:pPr>
        <w:snapToGrid w:val="0"/>
        <w:ind w:left="1260" w:right="540"/>
        <w:contextualSpacing/>
        <w:jc w:val="both"/>
        <w:rPr>
          <w:ins w:id="36" w:author="Mary Ann Arao" w:date="2024-02-15T14:25:00Z"/>
          <w:sz w:val="20"/>
          <w:szCs w:val="20"/>
        </w:rPr>
      </w:pPr>
      <w:ins w:id="37" w:author="Mary Ann Arao" w:date="2024-02-15T14:25:00Z">
        <w:r>
          <w:rPr>
            <w:sz w:val="20"/>
            <w:szCs w:val="20"/>
          </w:rPr>
          <w:t>Payment Terms:</w:t>
        </w:r>
      </w:ins>
    </w:p>
    <w:p w14:paraId="3392F75A" w14:textId="723627FE" w:rsidR="00953F44" w:rsidRDefault="00953F44" w:rsidP="0088063C">
      <w:pPr>
        <w:snapToGrid w:val="0"/>
        <w:ind w:left="1260" w:right="540"/>
        <w:contextualSpacing/>
        <w:jc w:val="both"/>
        <w:rPr>
          <w:ins w:id="38" w:author="Mary Ann Arao" w:date="2024-02-15T14:26:00Z"/>
          <w:sz w:val="20"/>
          <w:szCs w:val="20"/>
        </w:rPr>
      </w:pPr>
      <w:ins w:id="39" w:author="Mary Ann Arao" w:date="2024-02-15T14:25:00Z">
        <w:r>
          <w:rPr>
            <w:sz w:val="20"/>
            <w:szCs w:val="20"/>
          </w:rPr>
          <w:t>Taxes:</w:t>
        </w:r>
      </w:ins>
    </w:p>
    <w:p w14:paraId="22A92CF1" w14:textId="00B42CA6" w:rsidR="00953F44" w:rsidRDefault="00953F44" w:rsidP="0088063C">
      <w:pPr>
        <w:snapToGrid w:val="0"/>
        <w:ind w:left="1260" w:right="540"/>
        <w:contextualSpacing/>
        <w:jc w:val="both"/>
        <w:rPr>
          <w:ins w:id="40" w:author="Mary Ann Arao" w:date="2024-02-15T14:26:00Z"/>
          <w:sz w:val="20"/>
          <w:szCs w:val="20"/>
        </w:rPr>
      </w:pPr>
    </w:p>
    <w:p w14:paraId="3691D5EF" w14:textId="13A74275" w:rsidR="00953F44" w:rsidRDefault="00953F44" w:rsidP="00953F44">
      <w:pPr>
        <w:snapToGrid w:val="0"/>
        <w:ind w:left="1260" w:right="540"/>
        <w:contextualSpacing/>
        <w:jc w:val="both"/>
        <w:rPr>
          <w:ins w:id="41" w:author="Mary Ann Arao" w:date="2024-02-15T14:26:00Z"/>
          <w:sz w:val="20"/>
          <w:szCs w:val="20"/>
        </w:rPr>
        <w:pPrChange w:id="42" w:author="Mary Ann Arao" w:date="2024-02-15T14:26:00Z">
          <w:pPr>
            <w:snapToGrid w:val="0"/>
            <w:ind w:left="1260" w:right="540"/>
            <w:contextualSpacing/>
            <w:jc w:val="both"/>
          </w:pPr>
        </w:pPrChange>
      </w:pPr>
      <w:ins w:id="43" w:author="Mary Ann Arao" w:date="2024-02-15T14:26:00Z">
        <w:r>
          <w:rPr>
            <w:sz w:val="20"/>
            <w:szCs w:val="20"/>
          </w:rPr>
          <w:t>[For Contract]</w:t>
        </w:r>
      </w:ins>
    </w:p>
    <w:p w14:paraId="4BBF74D8" w14:textId="1CF37555" w:rsidR="00953F44" w:rsidRDefault="00953F44" w:rsidP="00953F44">
      <w:pPr>
        <w:snapToGrid w:val="0"/>
        <w:ind w:left="1260" w:right="540"/>
        <w:contextualSpacing/>
        <w:jc w:val="both"/>
        <w:rPr>
          <w:ins w:id="44" w:author="Mary Ann Arao" w:date="2024-02-15T14:26:00Z"/>
          <w:sz w:val="20"/>
          <w:szCs w:val="20"/>
        </w:rPr>
        <w:pPrChange w:id="45" w:author="Mary Ann Arao" w:date="2024-02-15T14:26:00Z">
          <w:pPr>
            <w:snapToGrid w:val="0"/>
            <w:ind w:left="1260" w:right="540"/>
            <w:contextualSpacing/>
            <w:jc w:val="both"/>
          </w:pPr>
        </w:pPrChange>
      </w:pPr>
      <w:ins w:id="46" w:author="Mary Ann Arao" w:date="2024-02-15T14:26:00Z">
        <w:r>
          <w:rPr>
            <w:sz w:val="20"/>
            <w:szCs w:val="20"/>
          </w:rPr>
          <w:t>Total Contract Amount:</w:t>
        </w:r>
      </w:ins>
    </w:p>
    <w:p w14:paraId="42E8F9BF" w14:textId="73523FEE" w:rsidR="00953F44" w:rsidRDefault="00953F44" w:rsidP="00953F44">
      <w:pPr>
        <w:snapToGrid w:val="0"/>
        <w:ind w:left="1260" w:right="540"/>
        <w:contextualSpacing/>
        <w:jc w:val="both"/>
        <w:rPr>
          <w:ins w:id="47" w:author="Mary Ann Arao" w:date="2024-02-15T14:26:00Z"/>
          <w:sz w:val="20"/>
          <w:szCs w:val="20"/>
        </w:rPr>
        <w:pPrChange w:id="48" w:author="Mary Ann Arao" w:date="2024-02-15T14:26:00Z">
          <w:pPr>
            <w:snapToGrid w:val="0"/>
            <w:ind w:left="1260" w:right="540"/>
            <w:contextualSpacing/>
            <w:jc w:val="both"/>
          </w:pPr>
        </w:pPrChange>
      </w:pPr>
      <w:ins w:id="49" w:author="Mary Ann Arao" w:date="2024-02-15T14:26:00Z">
        <w:r>
          <w:rPr>
            <w:sz w:val="20"/>
            <w:szCs w:val="20"/>
          </w:rPr>
          <w:t>Type of Contract:</w:t>
        </w:r>
      </w:ins>
    </w:p>
    <w:p w14:paraId="356B7CE1" w14:textId="0654A11E" w:rsidR="00953F44" w:rsidRDefault="00953F44" w:rsidP="00953F44">
      <w:pPr>
        <w:snapToGrid w:val="0"/>
        <w:ind w:left="1260" w:right="540"/>
        <w:contextualSpacing/>
        <w:jc w:val="both"/>
        <w:rPr>
          <w:ins w:id="50" w:author="Mary Ann Arao" w:date="2024-02-15T14:27:00Z"/>
          <w:sz w:val="20"/>
          <w:szCs w:val="20"/>
        </w:rPr>
        <w:pPrChange w:id="51" w:author="Mary Ann Arao" w:date="2024-02-15T14:26:00Z">
          <w:pPr>
            <w:snapToGrid w:val="0"/>
            <w:ind w:left="1260" w:right="540"/>
            <w:contextualSpacing/>
            <w:jc w:val="both"/>
          </w:pPr>
        </w:pPrChange>
      </w:pPr>
      <w:ins w:id="52" w:author="Mary Ann Arao" w:date="2024-02-15T14:27:00Z">
        <w:r>
          <w:rPr>
            <w:sz w:val="20"/>
            <w:szCs w:val="20"/>
          </w:rPr>
          <w:t>Payment Terms:</w:t>
        </w:r>
      </w:ins>
    </w:p>
    <w:p w14:paraId="77B5B717" w14:textId="2894C62C" w:rsidR="00953F44" w:rsidRDefault="00953F44" w:rsidP="00953F44">
      <w:pPr>
        <w:snapToGrid w:val="0"/>
        <w:ind w:left="1260" w:right="540"/>
        <w:contextualSpacing/>
        <w:jc w:val="both"/>
        <w:rPr>
          <w:ins w:id="53" w:author="Mary Ann Arao" w:date="2024-02-15T14:27:00Z"/>
          <w:sz w:val="20"/>
          <w:szCs w:val="20"/>
        </w:rPr>
        <w:pPrChange w:id="54" w:author="Mary Ann Arao" w:date="2024-02-15T14:26:00Z">
          <w:pPr>
            <w:snapToGrid w:val="0"/>
            <w:ind w:left="1260" w:right="540"/>
            <w:contextualSpacing/>
            <w:jc w:val="both"/>
          </w:pPr>
        </w:pPrChange>
      </w:pPr>
      <w:ins w:id="55" w:author="Mary Ann Arao" w:date="2024-02-15T14:27:00Z">
        <w:r>
          <w:rPr>
            <w:sz w:val="20"/>
            <w:szCs w:val="20"/>
          </w:rPr>
          <w:t>Contract Duration:</w:t>
        </w:r>
      </w:ins>
    </w:p>
    <w:p w14:paraId="2FFCAB17" w14:textId="5E2852AD" w:rsidR="00953F44" w:rsidRDefault="00953F44" w:rsidP="00953F44">
      <w:pPr>
        <w:snapToGrid w:val="0"/>
        <w:ind w:left="1260" w:right="540"/>
        <w:contextualSpacing/>
        <w:jc w:val="both"/>
        <w:rPr>
          <w:ins w:id="56" w:author="Mary Ann Arao" w:date="2024-02-15T14:27:00Z"/>
          <w:sz w:val="20"/>
          <w:szCs w:val="20"/>
        </w:rPr>
        <w:pPrChange w:id="57" w:author="Mary Ann Arao" w:date="2024-02-15T14:27:00Z">
          <w:pPr>
            <w:snapToGrid w:val="0"/>
            <w:ind w:left="1260" w:right="540"/>
            <w:contextualSpacing/>
            <w:jc w:val="both"/>
          </w:pPr>
        </w:pPrChange>
      </w:pPr>
      <w:ins w:id="58" w:author="Mary Ann Arao" w:date="2024-02-15T14:27:00Z">
        <w:r>
          <w:rPr>
            <w:sz w:val="20"/>
            <w:szCs w:val="20"/>
          </w:rPr>
          <w:t>Bonds and Insurance:</w:t>
        </w:r>
      </w:ins>
    </w:p>
    <w:p w14:paraId="3B40C882" w14:textId="2C38883A" w:rsidR="00953F44" w:rsidRPr="00E72CC9" w:rsidRDefault="00953F44" w:rsidP="00953F44">
      <w:pPr>
        <w:snapToGrid w:val="0"/>
        <w:ind w:left="1260" w:right="540"/>
        <w:contextualSpacing/>
        <w:jc w:val="both"/>
        <w:rPr>
          <w:sz w:val="20"/>
          <w:szCs w:val="20"/>
        </w:rPr>
        <w:pPrChange w:id="59" w:author="Mary Ann Arao" w:date="2024-02-15T14:27:00Z">
          <w:pPr>
            <w:snapToGrid w:val="0"/>
            <w:ind w:left="1260" w:right="540"/>
            <w:contextualSpacing/>
            <w:jc w:val="both"/>
          </w:pPr>
        </w:pPrChange>
      </w:pPr>
      <w:ins w:id="60" w:author="Mary Ann Arao" w:date="2024-02-15T14:28:00Z">
        <w:r>
          <w:rPr>
            <w:sz w:val="20"/>
            <w:szCs w:val="20"/>
          </w:rPr>
          <w:t>Note. Other terms will be finalized in the formal Contract</w:t>
        </w:r>
      </w:ins>
    </w:p>
    <w:p w14:paraId="56B750E2" w14:textId="77777777" w:rsidR="0088063C" w:rsidRPr="00E72CC9" w:rsidRDefault="0088063C" w:rsidP="0088063C">
      <w:pPr>
        <w:snapToGrid w:val="0"/>
        <w:ind w:left="1260" w:right="540"/>
        <w:contextualSpacing/>
        <w:jc w:val="both"/>
        <w:rPr>
          <w:sz w:val="20"/>
          <w:szCs w:val="20"/>
        </w:rPr>
      </w:pPr>
    </w:p>
    <w:p w14:paraId="51A6CE29" w14:textId="5369AE83" w:rsidR="0088063C" w:rsidRPr="00E72CC9" w:rsidRDefault="0088063C" w:rsidP="0088063C">
      <w:pPr>
        <w:snapToGrid w:val="0"/>
        <w:ind w:left="1260" w:right="540"/>
        <w:contextualSpacing/>
        <w:jc w:val="both"/>
        <w:rPr>
          <w:sz w:val="20"/>
          <w:szCs w:val="20"/>
        </w:rPr>
      </w:pPr>
      <w:r w:rsidRPr="00E72CC9">
        <w:rPr>
          <w:sz w:val="20"/>
          <w:szCs w:val="20"/>
        </w:rPr>
        <w:t xml:space="preserve">Kindly note that the aforementioned Terms of Award may be subject to change at the option of </w:t>
      </w:r>
      <w:r w:rsidR="00EE08DD">
        <w:rPr>
          <w:sz w:val="20"/>
          <w:szCs w:val="20"/>
        </w:rPr>
        <w:t>OMII</w:t>
      </w:r>
      <w:r w:rsidRPr="00E72CC9">
        <w:rPr>
          <w:sz w:val="20"/>
          <w:szCs w:val="20"/>
        </w:rPr>
        <w:t xml:space="preserve"> and as specified in the Purchase Order or Contract. In any case, the latter document shall prevail when there are inconsistencies between this Letter of Award and any subsequent document.</w:t>
      </w:r>
    </w:p>
    <w:p w14:paraId="073FCF7E" w14:textId="77777777" w:rsidR="0088063C" w:rsidRDefault="0088063C" w:rsidP="0088063C">
      <w:pPr>
        <w:snapToGrid w:val="0"/>
        <w:ind w:left="1260" w:right="540"/>
        <w:contextualSpacing/>
        <w:jc w:val="both"/>
        <w:rPr>
          <w:b/>
          <w:sz w:val="20"/>
          <w:szCs w:val="20"/>
        </w:rPr>
      </w:pPr>
    </w:p>
    <w:p w14:paraId="0DD10161" w14:textId="77777777" w:rsidR="00CA4DC8" w:rsidRPr="00E72CC9" w:rsidRDefault="00CA4DC8" w:rsidP="0088063C">
      <w:pPr>
        <w:snapToGrid w:val="0"/>
        <w:ind w:left="1260" w:right="540"/>
        <w:contextualSpacing/>
        <w:jc w:val="both"/>
        <w:rPr>
          <w:b/>
          <w:sz w:val="20"/>
          <w:szCs w:val="20"/>
        </w:rPr>
      </w:pPr>
    </w:p>
    <w:p w14:paraId="64046C23" w14:textId="77777777" w:rsidR="0088063C" w:rsidRPr="00E72CC9" w:rsidRDefault="0088063C" w:rsidP="0088063C">
      <w:pPr>
        <w:pStyle w:val="ListParagraph"/>
        <w:widowControl/>
        <w:numPr>
          <w:ilvl w:val="0"/>
          <w:numId w:val="27"/>
        </w:numPr>
        <w:ind w:left="1260" w:right="540" w:firstLine="0"/>
        <w:contextualSpacing/>
        <w:jc w:val="both"/>
        <w:rPr>
          <w:rStyle w:val="Emphasis"/>
          <w:rFonts w:eastAsia="Times New Roman"/>
          <w:b/>
          <w:i w:val="0"/>
          <w:iCs w:val="0"/>
          <w:sz w:val="20"/>
          <w:szCs w:val="20"/>
          <w:lang w:val="en-GB" w:eastAsia="en-PH"/>
        </w:rPr>
      </w:pPr>
      <w:r w:rsidRPr="00E72CC9">
        <w:rPr>
          <w:rStyle w:val="Emphasis"/>
          <w:b/>
          <w:i w:val="0"/>
          <w:sz w:val="20"/>
          <w:szCs w:val="20"/>
          <w:shd w:val="clear" w:color="auto" w:fill="FFFFFF"/>
        </w:rPr>
        <w:t>Acceptance</w:t>
      </w:r>
    </w:p>
    <w:p w14:paraId="18B55515" w14:textId="77777777" w:rsidR="0088063C" w:rsidRPr="00E72CC9" w:rsidRDefault="0088063C" w:rsidP="0088063C">
      <w:pPr>
        <w:ind w:left="1260" w:right="540"/>
        <w:jc w:val="both"/>
        <w:rPr>
          <w:rStyle w:val="Emphasis"/>
          <w:i w:val="0"/>
          <w:sz w:val="20"/>
          <w:szCs w:val="20"/>
          <w:shd w:val="clear" w:color="auto" w:fill="FFFFFF"/>
        </w:rPr>
      </w:pPr>
    </w:p>
    <w:p w14:paraId="7F8DBC59" w14:textId="77777777" w:rsidR="0088063C" w:rsidRPr="00E72CC9" w:rsidRDefault="0088063C" w:rsidP="0088063C">
      <w:pPr>
        <w:ind w:left="1260" w:right="540"/>
        <w:jc w:val="both"/>
        <w:rPr>
          <w:rFonts w:eastAsia="Times New Roman"/>
          <w:sz w:val="20"/>
          <w:szCs w:val="20"/>
          <w:lang w:val="en-GB" w:eastAsia="en-PH"/>
        </w:rPr>
      </w:pPr>
      <w:r w:rsidRPr="00E72CC9">
        <w:rPr>
          <w:rStyle w:val="Emphasis"/>
          <w:i w:val="0"/>
          <w:sz w:val="20"/>
          <w:szCs w:val="20"/>
          <w:shd w:val="clear" w:color="auto" w:fill="FFFFFF"/>
        </w:rPr>
        <w:t xml:space="preserve">We trust that this Letter will meet your </w:t>
      </w:r>
      <w:proofErr w:type="spellStart"/>
      <w:r w:rsidRPr="00E72CC9">
        <w:rPr>
          <w:rStyle w:val="Emphasis"/>
          <w:i w:val="0"/>
          <w:sz w:val="20"/>
          <w:szCs w:val="20"/>
          <w:shd w:val="clear" w:color="auto" w:fill="FFFFFF"/>
        </w:rPr>
        <w:t>favourable</w:t>
      </w:r>
      <w:proofErr w:type="spellEnd"/>
      <w:r w:rsidRPr="00E72CC9">
        <w:rPr>
          <w:rStyle w:val="Emphasis"/>
          <w:i w:val="0"/>
          <w:sz w:val="20"/>
          <w:szCs w:val="20"/>
          <w:shd w:val="clear" w:color="auto" w:fill="FFFFFF"/>
        </w:rPr>
        <w:t xml:space="preserve"> consideration. You may send your acceptance in writing or by your signature in the </w:t>
      </w:r>
      <w:proofErr w:type="spellStart"/>
      <w:r w:rsidRPr="00E72CC9">
        <w:rPr>
          <w:rStyle w:val="Emphasis"/>
          <w:i w:val="0"/>
          <w:sz w:val="20"/>
          <w:szCs w:val="20"/>
          <w:shd w:val="clear" w:color="auto" w:fill="FFFFFF"/>
        </w:rPr>
        <w:t>conform</w:t>
      </w:r>
      <w:r w:rsidRPr="00E72CC9">
        <w:rPr>
          <w:sz w:val="20"/>
          <w:szCs w:val="20"/>
          <w:shd w:val="clear" w:color="auto" w:fill="FFFFFF"/>
        </w:rPr>
        <w:t>é</w:t>
      </w:r>
      <w:proofErr w:type="spellEnd"/>
      <w:r w:rsidRPr="00E72CC9">
        <w:rPr>
          <w:rStyle w:val="Emphasis"/>
          <w:i w:val="0"/>
          <w:sz w:val="20"/>
          <w:szCs w:val="20"/>
          <w:shd w:val="clear" w:color="auto" w:fill="FFFFFF"/>
        </w:rPr>
        <w:t xml:space="preserve"> portion below. </w:t>
      </w:r>
    </w:p>
    <w:p w14:paraId="7B7FAB99" w14:textId="77777777" w:rsidR="0088063C" w:rsidRPr="00E72CC9" w:rsidRDefault="0088063C" w:rsidP="0088063C">
      <w:pPr>
        <w:snapToGrid w:val="0"/>
        <w:ind w:left="1260" w:right="540"/>
        <w:contextualSpacing/>
        <w:jc w:val="both"/>
        <w:rPr>
          <w:sz w:val="20"/>
          <w:szCs w:val="20"/>
        </w:rPr>
      </w:pPr>
    </w:p>
    <w:p w14:paraId="6BE703CA" w14:textId="596C7DF7" w:rsidR="0088063C" w:rsidRPr="00E72CC9" w:rsidRDefault="0088063C" w:rsidP="0088063C">
      <w:pPr>
        <w:snapToGrid w:val="0"/>
        <w:ind w:left="1260" w:right="540"/>
        <w:contextualSpacing/>
        <w:jc w:val="both"/>
        <w:rPr>
          <w:sz w:val="20"/>
          <w:szCs w:val="20"/>
        </w:rPr>
      </w:pPr>
      <w:r w:rsidRPr="00E72CC9">
        <w:rPr>
          <w:sz w:val="20"/>
          <w:szCs w:val="20"/>
        </w:rPr>
        <w:t xml:space="preserve">With your acceptance, your company agrees to </w:t>
      </w:r>
      <w:proofErr w:type="spellStart"/>
      <w:r w:rsidRPr="00E72CC9">
        <w:rPr>
          <w:sz w:val="20"/>
          <w:szCs w:val="20"/>
        </w:rPr>
        <w:t>honour</w:t>
      </w:r>
      <w:proofErr w:type="spellEnd"/>
      <w:r w:rsidRPr="00E72CC9">
        <w:rPr>
          <w:sz w:val="20"/>
          <w:szCs w:val="20"/>
        </w:rPr>
        <w:t xml:space="preserve"> the bid price set forth herein and ensure the continuous supply of the services during the Bid Award Term, unless sooner terminated by </w:t>
      </w:r>
      <w:del w:id="61" w:author="Mary Ann Arao" w:date="2024-02-15T14:30:00Z">
        <w:r w:rsidR="00EE08DD" w:rsidDel="00EE181B">
          <w:rPr>
            <w:sz w:val="20"/>
            <w:szCs w:val="20"/>
          </w:rPr>
          <w:delText>OMII</w:delText>
        </w:r>
      </w:del>
      <w:ins w:id="62" w:author="Mary Ann Arao" w:date="2024-02-15T14:30:00Z">
        <w:r w:rsidR="00EE181B">
          <w:rPr>
            <w:sz w:val="20"/>
            <w:szCs w:val="20"/>
          </w:rPr>
          <w:t>TRLEI</w:t>
        </w:r>
      </w:ins>
      <w:r w:rsidRPr="00E72CC9">
        <w:rPr>
          <w:sz w:val="20"/>
          <w:szCs w:val="20"/>
        </w:rPr>
        <w:t xml:space="preserve">. It is imperative that the goods/ services are delivered on or before the delivery date stated in our Purchase Order or Contract. </w:t>
      </w:r>
    </w:p>
    <w:p w14:paraId="18895C4A" w14:textId="77777777" w:rsidR="0088063C" w:rsidRPr="00E72CC9" w:rsidRDefault="0088063C" w:rsidP="0088063C">
      <w:pPr>
        <w:snapToGrid w:val="0"/>
        <w:ind w:left="1260" w:right="540"/>
        <w:contextualSpacing/>
        <w:jc w:val="both"/>
        <w:rPr>
          <w:sz w:val="20"/>
          <w:szCs w:val="20"/>
        </w:rPr>
      </w:pPr>
    </w:p>
    <w:p w14:paraId="68A638C1" w14:textId="77777777" w:rsidR="0088063C" w:rsidRPr="00E72CC9" w:rsidRDefault="0088063C" w:rsidP="0088063C">
      <w:pPr>
        <w:snapToGrid w:val="0"/>
        <w:ind w:left="1260" w:right="540"/>
        <w:contextualSpacing/>
        <w:jc w:val="both"/>
        <w:rPr>
          <w:sz w:val="20"/>
          <w:szCs w:val="20"/>
        </w:rPr>
      </w:pPr>
      <w:r w:rsidRPr="00E72CC9">
        <w:rPr>
          <w:sz w:val="20"/>
          <w:szCs w:val="20"/>
        </w:rPr>
        <w:t>In the event you are unable to fulfil the terms and conditions at the prescribed time, your company shall be liable for damages arising from delay or non-performance of your obligation.</w:t>
      </w:r>
    </w:p>
    <w:p w14:paraId="4BDC34F4" w14:textId="77777777" w:rsidR="0088063C" w:rsidRPr="00E72CC9" w:rsidRDefault="0088063C" w:rsidP="0088063C">
      <w:pPr>
        <w:snapToGrid w:val="0"/>
        <w:ind w:left="1260" w:right="540"/>
        <w:contextualSpacing/>
        <w:jc w:val="both"/>
        <w:rPr>
          <w:sz w:val="20"/>
          <w:szCs w:val="20"/>
        </w:rPr>
      </w:pPr>
    </w:p>
    <w:p w14:paraId="3EFD22A9" w14:textId="57AB9F15" w:rsidR="00802B9B" w:rsidRDefault="0088063C" w:rsidP="0088063C">
      <w:pPr>
        <w:snapToGrid w:val="0"/>
        <w:ind w:left="1260" w:right="540"/>
        <w:contextualSpacing/>
        <w:jc w:val="both"/>
        <w:rPr>
          <w:ins w:id="63" w:author="Sara Jane  Pontero" w:date="2021-06-23T09:57:00Z"/>
          <w:sz w:val="20"/>
          <w:szCs w:val="20"/>
        </w:rPr>
      </w:pPr>
      <w:r w:rsidRPr="00E72CC9">
        <w:rPr>
          <w:sz w:val="20"/>
          <w:szCs w:val="20"/>
        </w:rPr>
        <w:t>Further</w:t>
      </w:r>
      <w:ins w:id="64" w:author="Mary Ann Arao" w:date="2024-02-15T14:30:00Z">
        <w:r w:rsidR="00EE181B">
          <w:rPr>
            <w:sz w:val="20"/>
            <w:szCs w:val="20"/>
          </w:rPr>
          <w:t>more</w:t>
        </w:r>
      </w:ins>
      <w:r w:rsidRPr="00E72CC9">
        <w:rPr>
          <w:sz w:val="20"/>
          <w:szCs w:val="20"/>
        </w:rPr>
        <w:t xml:space="preserve">, your company acknowledges that this Letter of Award shall not give rise to any contractual obligation, implied or otherwise, on the part of </w:t>
      </w:r>
      <w:del w:id="65" w:author="Mary Ann Arao" w:date="2024-02-15T14:30:00Z">
        <w:r w:rsidR="00EE08DD" w:rsidDel="00EE181B">
          <w:rPr>
            <w:sz w:val="20"/>
            <w:szCs w:val="20"/>
          </w:rPr>
          <w:delText>OMII</w:delText>
        </w:r>
        <w:r w:rsidRPr="00E72CC9" w:rsidDel="00EE181B">
          <w:rPr>
            <w:sz w:val="20"/>
            <w:szCs w:val="20"/>
          </w:rPr>
          <w:delText xml:space="preserve"> </w:delText>
        </w:r>
      </w:del>
      <w:ins w:id="66" w:author="Mary Ann Arao" w:date="2024-02-15T14:30:00Z">
        <w:r w:rsidR="00EE181B">
          <w:rPr>
            <w:sz w:val="20"/>
            <w:szCs w:val="20"/>
          </w:rPr>
          <w:t>TRLEI</w:t>
        </w:r>
        <w:r w:rsidR="00EE181B" w:rsidRPr="00E72CC9">
          <w:rPr>
            <w:sz w:val="20"/>
            <w:szCs w:val="20"/>
          </w:rPr>
          <w:t xml:space="preserve"> </w:t>
        </w:r>
      </w:ins>
      <w:r w:rsidRPr="00E72CC9">
        <w:rPr>
          <w:sz w:val="20"/>
          <w:szCs w:val="20"/>
        </w:rPr>
        <w:t xml:space="preserve">and that it should not be considered as a commitment </w:t>
      </w:r>
      <w:r w:rsidRPr="00E72CC9">
        <w:rPr>
          <w:sz w:val="20"/>
          <w:szCs w:val="20"/>
        </w:rPr>
        <w:lastRenderedPageBreak/>
        <w:t xml:space="preserve">until </w:t>
      </w:r>
      <w:del w:id="67" w:author="Mary Ann Arao" w:date="2024-02-15T14:30:00Z">
        <w:r w:rsidR="00EE08DD" w:rsidDel="00EE181B">
          <w:rPr>
            <w:sz w:val="20"/>
            <w:szCs w:val="20"/>
          </w:rPr>
          <w:delText>OMII</w:delText>
        </w:r>
        <w:r w:rsidRPr="00E72CC9" w:rsidDel="00EE181B">
          <w:rPr>
            <w:sz w:val="20"/>
            <w:szCs w:val="20"/>
          </w:rPr>
          <w:delText xml:space="preserve"> </w:delText>
        </w:r>
      </w:del>
      <w:ins w:id="68" w:author="Mary Ann Arao" w:date="2024-02-15T14:30:00Z">
        <w:r w:rsidR="00EE181B">
          <w:rPr>
            <w:sz w:val="20"/>
            <w:szCs w:val="20"/>
          </w:rPr>
          <w:t>TRLEI</w:t>
        </w:r>
        <w:r w:rsidR="00EE181B" w:rsidRPr="00E72CC9">
          <w:rPr>
            <w:sz w:val="20"/>
            <w:szCs w:val="20"/>
          </w:rPr>
          <w:t xml:space="preserve"> </w:t>
        </w:r>
      </w:ins>
      <w:r w:rsidRPr="00E72CC9">
        <w:rPr>
          <w:sz w:val="20"/>
          <w:szCs w:val="20"/>
        </w:rPr>
        <w:t xml:space="preserve">issues the Purchase Order or a Contract. Should you have any queries on the above, please contact </w:t>
      </w:r>
      <w:ins w:id="69" w:author="Sara Jane  Pontero" w:date="2021-06-23T09:57:00Z">
        <w:r w:rsidR="00802B9B">
          <w:rPr>
            <w:sz w:val="20"/>
            <w:szCs w:val="20"/>
          </w:rPr>
          <w:t>us through the following:</w:t>
        </w:r>
      </w:ins>
    </w:p>
    <w:p w14:paraId="56C3E2BF" w14:textId="77777777" w:rsidR="00802B9B" w:rsidRDefault="00802B9B" w:rsidP="0088063C">
      <w:pPr>
        <w:snapToGrid w:val="0"/>
        <w:ind w:left="1260" w:right="540"/>
        <w:contextualSpacing/>
        <w:jc w:val="both"/>
        <w:rPr>
          <w:ins w:id="70" w:author="Sara Jane  Pontero" w:date="2021-06-23T09:57:00Z"/>
          <w:sz w:val="20"/>
          <w:szCs w:val="20"/>
        </w:rPr>
      </w:pPr>
    </w:p>
    <w:p w14:paraId="7BF9B2CB" w14:textId="24F04E4D" w:rsidR="00802B9B" w:rsidRDefault="0088063C" w:rsidP="0088063C">
      <w:pPr>
        <w:snapToGrid w:val="0"/>
        <w:ind w:left="1260" w:right="540"/>
        <w:contextualSpacing/>
        <w:jc w:val="both"/>
        <w:rPr>
          <w:ins w:id="71" w:author="Sara Jane  Pontero" w:date="2021-06-23T09:57:00Z"/>
          <w:sz w:val="20"/>
          <w:szCs w:val="20"/>
        </w:rPr>
      </w:pPr>
      <w:r w:rsidRPr="00E72CC9">
        <w:rPr>
          <w:sz w:val="20"/>
          <w:szCs w:val="20"/>
        </w:rPr>
        <w:t>(Buyer)</w:t>
      </w:r>
      <w:del w:id="72" w:author="Sara Jane  Pontero" w:date="2021-06-23T09:58:00Z">
        <w:r w:rsidRPr="00E72CC9" w:rsidDel="00802B9B">
          <w:rPr>
            <w:sz w:val="20"/>
            <w:szCs w:val="20"/>
          </w:rPr>
          <w:delText xml:space="preserve"> through</w:delText>
        </w:r>
      </w:del>
      <w:ins w:id="73" w:author="Sara Jane  Pontero" w:date="2021-06-23T09:58:00Z">
        <w:r w:rsidR="00802B9B">
          <w:rPr>
            <w:sz w:val="20"/>
            <w:szCs w:val="20"/>
          </w:rPr>
          <w:t xml:space="preserve">, </w:t>
        </w:r>
      </w:ins>
      <w:del w:id="74" w:author="Sara Jane  Pontero" w:date="2021-06-23T09:58:00Z">
        <w:r w:rsidRPr="00E72CC9" w:rsidDel="00802B9B">
          <w:rPr>
            <w:sz w:val="20"/>
            <w:szCs w:val="20"/>
          </w:rPr>
          <w:delText xml:space="preserve"> </w:delText>
        </w:r>
      </w:del>
      <w:r w:rsidRPr="00E72CC9">
        <w:rPr>
          <w:sz w:val="20"/>
          <w:szCs w:val="20"/>
        </w:rPr>
        <w:t>(Buyer Email)</w:t>
      </w:r>
      <w:hyperlink r:id="rId9" w:history="1"/>
      <w:del w:id="75" w:author="Sara Jane  Pontero" w:date="2021-06-23T09:57:00Z">
        <w:r w:rsidRPr="00E72CC9" w:rsidDel="00802B9B">
          <w:rPr>
            <w:sz w:val="20"/>
            <w:szCs w:val="20"/>
          </w:rPr>
          <w:delText xml:space="preserve">  and/or</w:delText>
        </w:r>
      </w:del>
    </w:p>
    <w:p w14:paraId="59E8639C" w14:textId="2D67B8F6" w:rsidR="0088063C" w:rsidRPr="00E72CC9" w:rsidRDefault="0088063C" w:rsidP="0088063C">
      <w:pPr>
        <w:snapToGrid w:val="0"/>
        <w:ind w:left="1260" w:right="540"/>
        <w:contextualSpacing/>
        <w:jc w:val="both"/>
        <w:rPr>
          <w:sz w:val="20"/>
          <w:szCs w:val="20"/>
        </w:rPr>
      </w:pPr>
      <w:r w:rsidRPr="00E72CC9">
        <w:rPr>
          <w:sz w:val="20"/>
          <w:szCs w:val="20"/>
        </w:rPr>
        <w:t xml:space="preserve"> (Buyer Line Manager)</w:t>
      </w:r>
      <w:del w:id="76" w:author="Sara Jane  Pontero" w:date="2021-06-23T09:58:00Z">
        <w:r w:rsidRPr="00E72CC9" w:rsidDel="00802B9B">
          <w:rPr>
            <w:sz w:val="20"/>
            <w:szCs w:val="20"/>
          </w:rPr>
          <w:delText xml:space="preserve"> through</w:delText>
        </w:r>
      </w:del>
      <w:ins w:id="77" w:author="Sara Jane  Pontero" w:date="2021-06-23T09:58:00Z">
        <w:r w:rsidR="00802B9B">
          <w:rPr>
            <w:sz w:val="20"/>
            <w:szCs w:val="20"/>
          </w:rPr>
          <w:t>,</w:t>
        </w:r>
      </w:ins>
      <w:r w:rsidRPr="00E72CC9">
        <w:rPr>
          <w:sz w:val="20"/>
          <w:szCs w:val="20"/>
        </w:rPr>
        <w:t xml:space="preserve"> (Line Manager Email).</w:t>
      </w:r>
    </w:p>
    <w:p w14:paraId="434231E3" w14:textId="77777777" w:rsidR="0088063C" w:rsidRPr="00E72CC9" w:rsidRDefault="0088063C" w:rsidP="0088063C">
      <w:pPr>
        <w:snapToGrid w:val="0"/>
        <w:ind w:left="1260" w:right="540"/>
        <w:contextualSpacing/>
        <w:jc w:val="both"/>
        <w:rPr>
          <w:sz w:val="20"/>
          <w:szCs w:val="20"/>
        </w:rPr>
      </w:pPr>
    </w:p>
    <w:p w14:paraId="5D809F9D" w14:textId="2F4B9B75" w:rsidR="0088063C" w:rsidRPr="00E72CC9" w:rsidRDefault="0088063C" w:rsidP="0088063C">
      <w:pPr>
        <w:snapToGrid w:val="0"/>
        <w:ind w:left="1260" w:right="540"/>
        <w:contextualSpacing/>
        <w:jc w:val="both"/>
        <w:rPr>
          <w:sz w:val="20"/>
          <w:szCs w:val="20"/>
        </w:rPr>
      </w:pPr>
      <w:r w:rsidRPr="00E72CC9">
        <w:rPr>
          <w:sz w:val="20"/>
          <w:szCs w:val="20"/>
        </w:rPr>
        <w:t xml:space="preserve">Thank you for your interest </w:t>
      </w:r>
      <w:ins w:id="78" w:author="Mary Ann Arao" w:date="2024-02-15T14:38:00Z">
        <w:r w:rsidR="00E21ECB">
          <w:rPr>
            <w:sz w:val="20"/>
            <w:szCs w:val="20"/>
          </w:rPr>
          <w:t>o</w:t>
        </w:r>
      </w:ins>
      <w:del w:id="79" w:author="Mary Ann Arao" w:date="2024-02-15T14:38:00Z">
        <w:r w:rsidRPr="00E72CC9" w:rsidDel="00E21ECB">
          <w:rPr>
            <w:sz w:val="20"/>
            <w:szCs w:val="20"/>
          </w:rPr>
          <w:delText>i</w:delText>
        </w:r>
      </w:del>
      <w:r w:rsidRPr="00E72CC9">
        <w:rPr>
          <w:sz w:val="20"/>
          <w:szCs w:val="20"/>
        </w:rPr>
        <w:t>n this Tender and we look forward to</w:t>
      </w:r>
      <w:ins w:id="80" w:author="Mary Ann Arao" w:date="2024-02-15T14:39:00Z">
        <w:r w:rsidR="00E21ECB">
          <w:rPr>
            <w:sz w:val="20"/>
            <w:szCs w:val="20"/>
          </w:rPr>
          <w:t xml:space="preserve"> continue</w:t>
        </w:r>
      </w:ins>
      <w:r w:rsidRPr="00E72CC9">
        <w:rPr>
          <w:sz w:val="20"/>
          <w:szCs w:val="20"/>
        </w:rPr>
        <w:t xml:space="preserve"> working with you in the future. </w:t>
      </w:r>
    </w:p>
    <w:p w14:paraId="2A78352F" w14:textId="77777777" w:rsidR="0088063C" w:rsidRPr="00E72CC9" w:rsidRDefault="0088063C" w:rsidP="0088063C">
      <w:pPr>
        <w:snapToGrid w:val="0"/>
        <w:ind w:left="1260" w:right="540"/>
        <w:contextualSpacing/>
        <w:jc w:val="both"/>
        <w:rPr>
          <w:sz w:val="20"/>
          <w:szCs w:val="20"/>
        </w:rPr>
      </w:pPr>
    </w:p>
    <w:p w14:paraId="609D1C2C" w14:textId="77777777" w:rsidR="0088063C" w:rsidRDefault="0088063C" w:rsidP="0088063C">
      <w:pPr>
        <w:snapToGrid w:val="0"/>
        <w:ind w:left="1260" w:right="540"/>
        <w:contextualSpacing/>
        <w:jc w:val="both"/>
        <w:rPr>
          <w:b/>
          <w:sz w:val="20"/>
          <w:szCs w:val="20"/>
        </w:rPr>
      </w:pPr>
    </w:p>
    <w:p w14:paraId="064EA47F" w14:textId="46DAD776" w:rsidR="0088063C" w:rsidRPr="00E72CC9" w:rsidRDefault="00EE08DD" w:rsidP="0088063C">
      <w:pPr>
        <w:snapToGrid w:val="0"/>
        <w:ind w:left="1260" w:right="540"/>
        <w:contextualSpacing/>
        <w:jc w:val="both"/>
        <w:rPr>
          <w:b/>
          <w:sz w:val="20"/>
          <w:szCs w:val="20"/>
        </w:rPr>
      </w:pPr>
      <w:del w:id="81" w:author="Mary Ann Arao" w:date="2024-02-15T14:39:00Z">
        <w:r w:rsidDel="00E21ECB">
          <w:rPr>
            <w:b/>
            <w:sz w:val="20"/>
            <w:szCs w:val="20"/>
          </w:rPr>
          <w:delText>OKADA MANILA INTERNATIONAL</w:delText>
        </w:r>
        <w:r w:rsidR="0088063C" w:rsidRPr="00E72CC9" w:rsidDel="00E21ECB">
          <w:rPr>
            <w:b/>
            <w:sz w:val="20"/>
            <w:szCs w:val="20"/>
          </w:rPr>
          <w:delText>, INC.</w:delText>
        </w:r>
        <w:r w:rsidR="0088063C" w:rsidRPr="00E72CC9" w:rsidDel="00E21ECB">
          <w:rPr>
            <w:b/>
            <w:sz w:val="20"/>
            <w:szCs w:val="20"/>
          </w:rPr>
          <w:tab/>
        </w:r>
      </w:del>
      <w:ins w:id="82" w:author="Mary Ann Arao" w:date="2024-02-15T14:39:00Z">
        <w:r w:rsidR="00E21ECB">
          <w:rPr>
            <w:b/>
            <w:sz w:val="20"/>
            <w:szCs w:val="20"/>
          </w:rPr>
          <w:t>TIGER RESORT, LEISURE AND ENTERTAINMENT, INC.</w:t>
        </w:r>
      </w:ins>
      <w:r w:rsidR="0088063C" w:rsidRPr="00E72CC9">
        <w:rPr>
          <w:b/>
          <w:sz w:val="20"/>
          <w:szCs w:val="20"/>
        </w:rPr>
        <w:tab/>
      </w:r>
      <w:r w:rsidR="0088063C" w:rsidRPr="00E72CC9">
        <w:rPr>
          <w:b/>
          <w:sz w:val="20"/>
          <w:szCs w:val="20"/>
        </w:rPr>
        <w:tab/>
      </w:r>
    </w:p>
    <w:p w14:paraId="12094DD1" w14:textId="77777777" w:rsidR="0088063C" w:rsidRPr="00E72CC9" w:rsidRDefault="0088063C" w:rsidP="0088063C">
      <w:pPr>
        <w:snapToGrid w:val="0"/>
        <w:ind w:left="1260" w:right="540"/>
        <w:contextualSpacing/>
        <w:jc w:val="both"/>
        <w:rPr>
          <w:b/>
          <w:sz w:val="20"/>
          <w:szCs w:val="20"/>
        </w:rPr>
      </w:pPr>
      <w:r w:rsidRPr="00E72CC9">
        <w:rPr>
          <w:b/>
          <w:sz w:val="20"/>
          <w:szCs w:val="20"/>
        </w:rPr>
        <w:t>(OKADA MANILA)</w:t>
      </w:r>
    </w:p>
    <w:p w14:paraId="09FB0ED0" w14:textId="77777777" w:rsidR="0088063C" w:rsidRPr="00E72CC9" w:rsidRDefault="0088063C" w:rsidP="0088063C">
      <w:pPr>
        <w:snapToGrid w:val="0"/>
        <w:ind w:left="1260" w:right="540"/>
        <w:contextualSpacing/>
        <w:jc w:val="both"/>
        <w:rPr>
          <w:sz w:val="20"/>
          <w:szCs w:val="20"/>
        </w:rPr>
      </w:pPr>
    </w:p>
    <w:p w14:paraId="7F740AC4" w14:textId="77777777" w:rsidR="0088063C" w:rsidRPr="00E72CC9" w:rsidRDefault="0088063C" w:rsidP="0088063C">
      <w:pPr>
        <w:snapToGrid w:val="0"/>
        <w:ind w:left="1260" w:right="540"/>
        <w:contextualSpacing/>
        <w:jc w:val="both"/>
        <w:rPr>
          <w:sz w:val="20"/>
          <w:szCs w:val="20"/>
        </w:rPr>
      </w:pPr>
    </w:p>
    <w:p w14:paraId="03158049" w14:textId="77777777" w:rsidR="0088063C" w:rsidRDefault="0088063C" w:rsidP="0088063C">
      <w:pPr>
        <w:snapToGrid w:val="0"/>
        <w:ind w:left="1260" w:right="540"/>
        <w:contextualSpacing/>
        <w:jc w:val="both"/>
        <w:rPr>
          <w:b/>
          <w:sz w:val="20"/>
          <w:szCs w:val="20"/>
        </w:rPr>
      </w:pPr>
    </w:p>
    <w:p w14:paraId="6AE71A41" w14:textId="77777777" w:rsidR="0088063C" w:rsidRDefault="0088063C" w:rsidP="0088063C">
      <w:pPr>
        <w:snapToGrid w:val="0"/>
        <w:ind w:left="1260" w:right="540"/>
        <w:contextualSpacing/>
        <w:jc w:val="both"/>
        <w:rPr>
          <w:b/>
          <w:sz w:val="20"/>
          <w:szCs w:val="20"/>
        </w:rPr>
      </w:pPr>
    </w:p>
    <w:p w14:paraId="21CDECCD" w14:textId="0DE3E697" w:rsidR="0088063C" w:rsidRPr="00E72CC9" w:rsidRDefault="00E21ECB" w:rsidP="0088063C">
      <w:pPr>
        <w:snapToGrid w:val="0"/>
        <w:ind w:left="1260" w:right="540"/>
        <w:contextualSpacing/>
        <w:jc w:val="both"/>
        <w:rPr>
          <w:b/>
          <w:sz w:val="20"/>
          <w:szCs w:val="20"/>
        </w:rPr>
      </w:pPr>
      <w:ins w:id="83" w:author="Mary Ann Arao" w:date="2024-02-15T14:40:00Z">
        <w:r>
          <w:rPr>
            <w:b/>
            <w:sz w:val="20"/>
            <w:szCs w:val="20"/>
          </w:rPr>
          <w:t xml:space="preserve">MR. </w:t>
        </w:r>
      </w:ins>
      <w:r w:rsidR="0088063C" w:rsidRPr="00E72CC9">
        <w:rPr>
          <w:b/>
          <w:sz w:val="20"/>
          <w:szCs w:val="20"/>
        </w:rPr>
        <w:t xml:space="preserve">RICARDO </w:t>
      </w:r>
      <w:ins w:id="84" w:author="Mary Ann Arao" w:date="2024-02-15T14:40:00Z">
        <w:r>
          <w:rPr>
            <w:b/>
            <w:sz w:val="20"/>
            <w:szCs w:val="20"/>
          </w:rPr>
          <w:t xml:space="preserve">B. </w:t>
        </w:r>
      </w:ins>
      <w:r w:rsidR="0088063C" w:rsidRPr="00E72CC9">
        <w:rPr>
          <w:b/>
          <w:sz w:val="20"/>
          <w:szCs w:val="20"/>
        </w:rPr>
        <w:t>AGUAS JR.</w:t>
      </w:r>
      <w:r w:rsidR="0088063C" w:rsidRPr="00E72CC9">
        <w:rPr>
          <w:b/>
          <w:sz w:val="20"/>
          <w:szCs w:val="20"/>
        </w:rPr>
        <w:tab/>
      </w:r>
      <w:r w:rsidR="0088063C" w:rsidRPr="00E72CC9">
        <w:rPr>
          <w:b/>
          <w:sz w:val="20"/>
          <w:szCs w:val="20"/>
        </w:rPr>
        <w:tab/>
      </w:r>
      <w:r w:rsidR="0088063C" w:rsidRPr="00E72CC9">
        <w:rPr>
          <w:b/>
          <w:sz w:val="20"/>
          <w:szCs w:val="20"/>
        </w:rPr>
        <w:tab/>
      </w:r>
      <w:r w:rsidR="0088063C" w:rsidRPr="00E72CC9">
        <w:rPr>
          <w:b/>
          <w:sz w:val="20"/>
          <w:szCs w:val="20"/>
        </w:rPr>
        <w:tab/>
      </w:r>
      <w:r w:rsidR="0088063C" w:rsidRPr="00E72CC9">
        <w:rPr>
          <w:b/>
          <w:sz w:val="20"/>
          <w:szCs w:val="20"/>
        </w:rPr>
        <w:tab/>
      </w:r>
      <w:r w:rsidR="0088063C" w:rsidRPr="00E72CC9">
        <w:rPr>
          <w:b/>
          <w:sz w:val="20"/>
          <w:szCs w:val="20"/>
        </w:rPr>
        <w:tab/>
      </w:r>
    </w:p>
    <w:p w14:paraId="74024804" w14:textId="77777777" w:rsidR="0088063C" w:rsidRPr="00E72CC9" w:rsidRDefault="0088063C" w:rsidP="0088063C">
      <w:pPr>
        <w:ind w:left="1260" w:right="540"/>
        <w:jc w:val="both"/>
        <w:rPr>
          <w:sz w:val="20"/>
          <w:szCs w:val="20"/>
        </w:rPr>
      </w:pPr>
      <w:r w:rsidRPr="00E72CC9">
        <w:rPr>
          <w:sz w:val="20"/>
          <w:szCs w:val="20"/>
        </w:rPr>
        <w:t>Vice President – Supply Chain Department</w:t>
      </w:r>
      <w:r w:rsidRPr="00E72CC9">
        <w:rPr>
          <w:sz w:val="20"/>
          <w:szCs w:val="20"/>
        </w:rPr>
        <w:tab/>
      </w:r>
      <w:r w:rsidRPr="00E72CC9">
        <w:rPr>
          <w:sz w:val="20"/>
          <w:szCs w:val="20"/>
        </w:rPr>
        <w:tab/>
      </w:r>
      <w:r w:rsidRPr="00E72CC9">
        <w:rPr>
          <w:sz w:val="20"/>
          <w:szCs w:val="20"/>
        </w:rPr>
        <w:tab/>
      </w:r>
      <w:r w:rsidRPr="00E72CC9">
        <w:rPr>
          <w:sz w:val="20"/>
          <w:szCs w:val="20"/>
        </w:rPr>
        <w:tab/>
      </w:r>
    </w:p>
    <w:p w14:paraId="1691AF9A" w14:textId="77777777" w:rsidR="0088063C" w:rsidRPr="00E72CC9" w:rsidRDefault="0088063C" w:rsidP="0088063C">
      <w:pPr>
        <w:ind w:left="1260" w:right="540"/>
        <w:jc w:val="both"/>
        <w:rPr>
          <w:sz w:val="20"/>
          <w:szCs w:val="20"/>
        </w:rPr>
      </w:pPr>
    </w:p>
    <w:p w14:paraId="6E0A5B05" w14:textId="77777777" w:rsidR="0088063C" w:rsidRPr="00E72CC9" w:rsidRDefault="0088063C" w:rsidP="0088063C">
      <w:pPr>
        <w:ind w:left="1260" w:right="540"/>
        <w:jc w:val="both"/>
        <w:rPr>
          <w:sz w:val="20"/>
          <w:szCs w:val="20"/>
        </w:rPr>
      </w:pPr>
    </w:p>
    <w:p w14:paraId="1E52B1E0" w14:textId="77777777" w:rsidR="0088063C" w:rsidRPr="00E72CC9" w:rsidRDefault="0088063C" w:rsidP="0088063C">
      <w:pPr>
        <w:ind w:left="1260" w:right="540"/>
        <w:jc w:val="both"/>
        <w:rPr>
          <w:sz w:val="20"/>
          <w:szCs w:val="20"/>
        </w:rPr>
      </w:pPr>
    </w:p>
    <w:p w14:paraId="657E96F2" w14:textId="77777777" w:rsidR="0088063C" w:rsidRPr="00E72CC9" w:rsidRDefault="0088063C" w:rsidP="0088063C">
      <w:pPr>
        <w:ind w:left="1260" w:right="540"/>
        <w:jc w:val="both"/>
        <w:rPr>
          <w:sz w:val="20"/>
          <w:szCs w:val="20"/>
        </w:rPr>
      </w:pPr>
    </w:p>
    <w:p w14:paraId="4471A113" w14:textId="77777777" w:rsidR="0088063C" w:rsidRPr="00E72CC9" w:rsidRDefault="0088063C" w:rsidP="0088063C">
      <w:pPr>
        <w:ind w:left="1260" w:right="540"/>
        <w:jc w:val="both"/>
        <w:rPr>
          <w:sz w:val="20"/>
          <w:szCs w:val="20"/>
        </w:rPr>
      </w:pPr>
    </w:p>
    <w:p w14:paraId="563D239A" w14:textId="77777777" w:rsidR="0088063C" w:rsidRPr="00E72CC9" w:rsidRDefault="0088063C" w:rsidP="0088063C">
      <w:pPr>
        <w:ind w:left="1260" w:right="540"/>
        <w:jc w:val="both"/>
        <w:rPr>
          <w:sz w:val="20"/>
          <w:szCs w:val="20"/>
        </w:rPr>
      </w:pPr>
    </w:p>
    <w:p w14:paraId="028BB2A6" w14:textId="77777777" w:rsidR="0088063C" w:rsidRPr="00E72CC9" w:rsidRDefault="0088063C" w:rsidP="0088063C">
      <w:pPr>
        <w:ind w:left="1260" w:right="540"/>
        <w:jc w:val="both"/>
        <w:rPr>
          <w:b/>
          <w:sz w:val="24"/>
          <w:szCs w:val="20"/>
        </w:rPr>
      </w:pPr>
      <w:proofErr w:type="spellStart"/>
      <w:r w:rsidRPr="00E72CC9">
        <w:rPr>
          <w:rStyle w:val="Emphasis"/>
          <w:b/>
          <w:i w:val="0"/>
          <w:sz w:val="24"/>
          <w:szCs w:val="20"/>
          <w:shd w:val="clear" w:color="auto" w:fill="FFFFFF"/>
        </w:rPr>
        <w:t>Conform</w:t>
      </w:r>
      <w:r w:rsidRPr="00E72CC9">
        <w:rPr>
          <w:b/>
          <w:sz w:val="24"/>
          <w:szCs w:val="20"/>
          <w:shd w:val="clear" w:color="auto" w:fill="FFFFFF"/>
        </w:rPr>
        <w:t>é</w:t>
      </w:r>
      <w:proofErr w:type="spellEnd"/>
    </w:p>
    <w:p w14:paraId="44514CC4" w14:textId="77777777" w:rsidR="0088063C" w:rsidRPr="00E72CC9" w:rsidRDefault="0088063C" w:rsidP="0088063C">
      <w:pPr>
        <w:ind w:left="1260" w:right="540"/>
        <w:jc w:val="both"/>
        <w:rPr>
          <w:b/>
          <w:sz w:val="20"/>
          <w:szCs w:val="20"/>
        </w:rPr>
      </w:pPr>
    </w:p>
    <w:p w14:paraId="7DFAD976" w14:textId="77777777" w:rsidR="0088063C" w:rsidRPr="00E72CC9" w:rsidRDefault="0088063C" w:rsidP="0088063C">
      <w:pPr>
        <w:ind w:left="1260" w:right="540"/>
        <w:jc w:val="both"/>
        <w:rPr>
          <w:b/>
          <w:sz w:val="20"/>
          <w:szCs w:val="20"/>
        </w:rPr>
      </w:pPr>
    </w:p>
    <w:p w14:paraId="1B75880B" w14:textId="77777777" w:rsidR="0088063C" w:rsidRPr="00E72CC9" w:rsidRDefault="0088063C" w:rsidP="0088063C">
      <w:pPr>
        <w:ind w:left="1260" w:right="540"/>
        <w:jc w:val="both"/>
        <w:rPr>
          <w:b/>
          <w:sz w:val="20"/>
          <w:szCs w:val="20"/>
        </w:rPr>
      </w:pPr>
      <w:r w:rsidRPr="00E72CC9">
        <w:rPr>
          <w:b/>
          <w:sz w:val="20"/>
          <w:szCs w:val="20"/>
        </w:rPr>
        <w:t>(Company Name)</w:t>
      </w:r>
    </w:p>
    <w:p w14:paraId="06F0D15C" w14:textId="77777777" w:rsidR="0088063C" w:rsidRPr="00E72CC9" w:rsidRDefault="0088063C" w:rsidP="0088063C">
      <w:pPr>
        <w:ind w:left="1260" w:right="540"/>
        <w:jc w:val="both"/>
        <w:rPr>
          <w:b/>
          <w:sz w:val="20"/>
          <w:szCs w:val="20"/>
        </w:rPr>
      </w:pPr>
    </w:p>
    <w:p w14:paraId="5F9C7536" w14:textId="77777777" w:rsidR="0088063C" w:rsidRPr="00E72CC9" w:rsidRDefault="0088063C" w:rsidP="0088063C">
      <w:pPr>
        <w:ind w:left="1260" w:right="540"/>
        <w:jc w:val="both"/>
        <w:rPr>
          <w:b/>
          <w:sz w:val="20"/>
          <w:szCs w:val="20"/>
        </w:rPr>
      </w:pPr>
    </w:p>
    <w:p w14:paraId="10497AB4" w14:textId="77777777" w:rsidR="0088063C" w:rsidRPr="00E72CC9" w:rsidRDefault="0088063C" w:rsidP="0088063C">
      <w:pPr>
        <w:ind w:left="1260" w:right="540"/>
        <w:jc w:val="both"/>
        <w:rPr>
          <w:b/>
          <w:sz w:val="20"/>
          <w:szCs w:val="20"/>
        </w:rPr>
      </w:pPr>
    </w:p>
    <w:p w14:paraId="6DF4F5F3" w14:textId="77777777" w:rsidR="0088063C" w:rsidRPr="00E72CC9" w:rsidRDefault="0088063C" w:rsidP="0088063C">
      <w:pPr>
        <w:ind w:left="1260" w:right="540"/>
        <w:jc w:val="both"/>
        <w:rPr>
          <w:b/>
          <w:sz w:val="20"/>
          <w:szCs w:val="20"/>
        </w:rPr>
      </w:pPr>
    </w:p>
    <w:p w14:paraId="698C4BB5" w14:textId="77777777" w:rsidR="0088063C" w:rsidRPr="00E72CC9" w:rsidRDefault="0088063C" w:rsidP="0088063C">
      <w:pPr>
        <w:snapToGrid w:val="0"/>
        <w:ind w:left="1260" w:right="540"/>
        <w:contextualSpacing/>
        <w:jc w:val="both"/>
        <w:rPr>
          <w:b/>
          <w:sz w:val="20"/>
          <w:szCs w:val="20"/>
        </w:rPr>
      </w:pPr>
      <w:r w:rsidRPr="00E72CC9">
        <w:rPr>
          <w:b/>
          <w:sz w:val="20"/>
          <w:szCs w:val="20"/>
        </w:rPr>
        <w:t>POC</w:t>
      </w:r>
    </w:p>
    <w:p w14:paraId="46415644" w14:textId="77777777" w:rsidR="0088063C" w:rsidRPr="00E72CC9" w:rsidRDefault="0088063C" w:rsidP="0088063C">
      <w:pPr>
        <w:ind w:left="1260" w:right="540"/>
        <w:jc w:val="both"/>
        <w:rPr>
          <w:sz w:val="20"/>
          <w:szCs w:val="20"/>
        </w:rPr>
      </w:pPr>
      <w:r w:rsidRPr="00E72CC9">
        <w:rPr>
          <w:sz w:val="20"/>
          <w:szCs w:val="20"/>
        </w:rPr>
        <w:t>Designation</w:t>
      </w:r>
    </w:p>
    <w:p w14:paraId="20685637" w14:textId="36611103" w:rsidR="00901C2A" w:rsidRPr="0038191A" w:rsidRDefault="00901C2A" w:rsidP="00B9610E">
      <w:pPr>
        <w:tabs>
          <w:tab w:val="left" w:pos="9532"/>
        </w:tabs>
        <w:ind w:left="810"/>
        <w:jc w:val="center"/>
        <w:rPr>
          <w:sz w:val="20"/>
          <w:szCs w:val="20"/>
        </w:rPr>
      </w:pPr>
    </w:p>
    <w:p w14:paraId="5DC02DBB" w14:textId="77777777" w:rsidR="00901C2A" w:rsidRPr="0038191A" w:rsidRDefault="00901C2A" w:rsidP="001936E9">
      <w:pPr>
        <w:tabs>
          <w:tab w:val="left" w:pos="9532"/>
        </w:tabs>
        <w:ind w:left="810"/>
        <w:rPr>
          <w:sz w:val="20"/>
          <w:szCs w:val="20"/>
        </w:rPr>
      </w:pPr>
    </w:p>
    <w:p w14:paraId="30A75027" w14:textId="77777777" w:rsidR="00901C2A" w:rsidRPr="0038191A" w:rsidRDefault="00901C2A" w:rsidP="001936E9">
      <w:pPr>
        <w:tabs>
          <w:tab w:val="left" w:pos="9532"/>
        </w:tabs>
        <w:ind w:left="810"/>
        <w:rPr>
          <w:sz w:val="20"/>
          <w:szCs w:val="20"/>
        </w:rPr>
      </w:pPr>
    </w:p>
    <w:p w14:paraId="1DBAAD41" w14:textId="77777777" w:rsidR="00901C2A" w:rsidRPr="0038191A" w:rsidRDefault="00901C2A" w:rsidP="001936E9">
      <w:pPr>
        <w:tabs>
          <w:tab w:val="left" w:pos="9532"/>
        </w:tabs>
        <w:ind w:left="810"/>
        <w:rPr>
          <w:sz w:val="20"/>
          <w:szCs w:val="20"/>
        </w:rPr>
      </w:pPr>
    </w:p>
    <w:p w14:paraId="1D955C39" w14:textId="77777777" w:rsidR="00901C2A" w:rsidRPr="0038191A" w:rsidRDefault="00901C2A" w:rsidP="001936E9">
      <w:pPr>
        <w:tabs>
          <w:tab w:val="left" w:pos="9532"/>
        </w:tabs>
        <w:ind w:left="810"/>
        <w:rPr>
          <w:sz w:val="20"/>
          <w:szCs w:val="20"/>
        </w:rPr>
      </w:pPr>
    </w:p>
    <w:p w14:paraId="05FFC6BC" w14:textId="77777777" w:rsidR="00901C2A" w:rsidRPr="0038191A" w:rsidRDefault="00901C2A" w:rsidP="001936E9">
      <w:pPr>
        <w:tabs>
          <w:tab w:val="left" w:pos="9532"/>
        </w:tabs>
        <w:ind w:left="810"/>
        <w:rPr>
          <w:sz w:val="20"/>
          <w:szCs w:val="20"/>
        </w:rPr>
      </w:pPr>
    </w:p>
    <w:p w14:paraId="4077CD79" w14:textId="77777777" w:rsidR="00901C2A" w:rsidRPr="0038191A" w:rsidRDefault="00901C2A" w:rsidP="001936E9">
      <w:pPr>
        <w:tabs>
          <w:tab w:val="left" w:pos="9532"/>
        </w:tabs>
        <w:ind w:left="810"/>
        <w:rPr>
          <w:sz w:val="20"/>
          <w:szCs w:val="20"/>
        </w:rPr>
      </w:pPr>
    </w:p>
    <w:p w14:paraId="4F12771E" w14:textId="77777777" w:rsidR="00901C2A" w:rsidRPr="0038191A" w:rsidRDefault="00901C2A" w:rsidP="001936E9">
      <w:pPr>
        <w:tabs>
          <w:tab w:val="left" w:pos="9532"/>
        </w:tabs>
        <w:ind w:left="810"/>
        <w:rPr>
          <w:sz w:val="20"/>
          <w:szCs w:val="20"/>
        </w:rPr>
      </w:pPr>
    </w:p>
    <w:p w14:paraId="1270A3C6" w14:textId="77777777" w:rsidR="00901C2A" w:rsidRPr="0038191A" w:rsidRDefault="00901C2A" w:rsidP="001936E9">
      <w:pPr>
        <w:tabs>
          <w:tab w:val="left" w:pos="9532"/>
        </w:tabs>
        <w:ind w:left="810"/>
        <w:rPr>
          <w:sz w:val="20"/>
          <w:szCs w:val="20"/>
        </w:rPr>
      </w:pPr>
    </w:p>
    <w:p w14:paraId="0647AFA9" w14:textId="77777777" w:rsidR="00901C2A" w:rsidRPr="0038191A" w:rsidRDefault="00901C2A" w:rsidP="001936E9">
      <w:pPr>
        <w:tabs>
          <w:tab w:val="left" w:pos="9532"/>
        </w:tabs>
        <w:ind w:left="810"/>
        <w:rPr>
          <w:sz w:val="20"/>
          <w:szCs w:val="20"/>
        </w:rPr>
      </w:pPr>
    </w:p>
    <w:p w14:paraId="072A99E0" w14:textId="77777777" w:rsidR="00901C2A" w:rsidRDefault="00901C2A" w:rsidP="001936E9">
      <w:pPr>
        <w:tabs>
          <w:tab w:val="left" w:pos="9532"/>
        </w:tabs>
        <w:ind w:left="810"/>
        <w:rPr>
          <w:sz w:val="16"/>
          <w:szCs w:val="16"/>
        </w:rPr>
      </w:pPr>
    </w:p>
    <w:p w14:paraId="085DD1B0" w14:textId="77777777" w:rsidR="00901C2A" w:rsidRDefault="00901C2A" w:rsidP="001936E9">
      <w:pPr>
        <w:tabs>
          <w:tab w:val="left" w:pos="9532"/>
        </w:tabs>
        <w:ind w:left="810"/>
        <w:rPr>
          <w:sz w:val="16"/>
          <w:szCs w:val="16"/>
        </w:rPr>
      </w:pPr>
    </w:p>
    <w:p w14:paraId="1241FFF7" w14:textId="77777777" w:rsidR="00901C2A" w:rsidRDefault="00901C2A" w:rsidP="001936E9">
      <w:pPr>
        <w:tabs>
          <w:tab w:val="left" w:pos="9532"/>
        </w:tabs>
        <w:ind w:left="810"/>
        <w:rPr>
          <w:sz w:val="16"/>
          <w:szCs w:val="16"/>
        </w:rPr>
      </w:pPr>
    </w:p>
    <w:p w14:paraId="090574F6" w14:textId="77777777" w:rsidR="00901C2A" w:rsidRDefault="00901C2A" w:rsidP="001936E9">
      <w:pPr>
        <w:tabs>
          <w:tab w:val="left" w:pos="9532"/>
        </w:tabs>
        <w:ind w:left="810"/>
        <w:rPr>
          <w:sz w:val="16"/>
          <w:szCs w:val="16"/>
        </w:rPr>
      </w:pPr>
    </w:p>
    <w:p w14:paraId="3164A6C2" w14:textId="77777777" w:rsidR="00901C2A" w:rsidRDefault="00901C2A" w:rsidP="001936E9">
      <w:pPr>
        <w:tabs>
          <w:tab w:val="left" w:pos="9532"/>
        </w:tabs>
        <w:ind w:left="810"/>
        <w:rPr>
          <w:sz w:val="16"/>
          <w:szCs w:val="16"/>
        </w:rPr>
      </w:pPr>
    </w:p>
    <w:p w14:paraId="7D5E2C73" w14:textId="77777777" w:rsidR="00901C2A" w:rsidRDefault="00901C2A" w:rsidP="001936E9">
      <w:pPr>
        <w:tabs>
          <w:tab w:val="left" w:pos="9532"/>
        </w:tabs>
        <w:ind w:left="810"/>
        <w:rPr>
          <w:sz w:val="16"/>
          <w:szCs w:val="16"/>
        </w:rPr>
      </w:pPr>
    </w:p>
    <w:p w14:paraId="20DC3F06" w14:textId="77777777" w:rsidR="00901C2A" w:rsidRDefault="00901C2A" w:rsidP="001936E9">
      <w:pPr>
        <w:tabs>
          <w:tab w:val="left" w:pos="9532"/>
        </w:tabs>
        <w:ind w:left="810"/>
        <w:rPr>
          <w:sz w:val="16"/>
          <w:szCs w:val="16"/>
        </w:rPr>
      </w:pPr>
    </w:p>
    <w:p w14:paraId="3C6A9DC6" w14:textId="37619A16" w:rsidR="00901C2A" w:rsidRPr="00465D98" w:rsidRDefault="00901C2A" w:rsidP="00B9610E">
      <w:pPr>
        <w:tabs>
          <w:tab w:val="left" w:pos="9532"/>
        </w:tabs>
        <w:ind w:left="810"/>
        <w:jc w:val="center"/>
        <w:rPr>
          <w:sz w:val="16"/>
          <w:szCs w:val="16"/>
        </w:rPr>
      </w:pPr>
    </w:p>
    <w:sectPr w:rsidR="00901C2A" w:rsidRPr="00465D98" w:rsidSect="00042C6F">
      <w:footerReference w:type="default" r:id="rId10"/>
      <w:type w:val="continuous"/>
      <w:pgSz w:w="11900" w:h="16840" w:code="9"/>
      <w:pgMar w:top="567" w:right="920" w:bottom="0" w:left="0" w:header="0" w:footer="5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B0EEC4" w14:textId="77777777" w:rsidR="005E7842" w:rsidRDefault="005E7842" w:rsidP="00D02988">
      <w:r>
        <w:separator/>
      </w:r>
    </w:p>
  </w:endnote>
  <w:endnote w:type="continuationSeparator" w:id="0">
    <w:p w14:paraId="3BAE448D" w14:textId="77777777" w:rsidR="005E7842" w:rsidRDefault="005E7842" w:rsidP="00D02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C9DAF" w14:textId="77777777" w:rsidR="0016543C" w:rsidRDefault="0016543C">
    <w:pPr>
      <w:pStyle w:val="Footer"/>
      <w:jc w:val="center"/>
    </w:pPr>
  </w:p>
  <w:tbl>
    <w:tblPr>
      <w:tblStyle w:val="TableGrid"/>
      <w:tblW w:w="10800" w:type="dxa"/>
      <w:tblInd w:w="625" w:type="dxa"/>
      <w:tblLook w:val="04A0" w:firstRow="1" w:lastRow="0" w:firstColumn="1" w:lastColumn="0" w:noHBand="0" w:noVBand="1"/>
    </w:tblPr>
    <w:tblGrid>
      <w:gridCol w:w="2970"/>
      <w:gridCol w:w="3780"/>
      <w:gridCol w:w="1530"/>
      <w:gridCol w:w="2520"/>
    </w:tblGrid>
    <w:tr w:rsidR="0016543C" w14:paraId="0D0B1A77" w14:textId="77777777" w:rsidTr="00C67E8E">
      <w:trPr>
        <w:trHeight w:val="173"/>
      </w:trPr>
      <w:tc>
        <w:tcPr>
          <w:tcW w:w="2970" w:type="dxa"/>
        </w:tcPr>
        <w:p w14:paraId="6CFA0E1A" w14:textId="77777777" w:rsidR="0016543C" w:rsidRPr="00042C6F" w:rsidRDefault="0016543C" w:rsidP="0016543C">
          <w:pPr>
            <w:pStyle w:val="Footer"/>
            <w:ind w:left="-108" w:right="-108"/>
            <w:rPr>
              <w:sz w:val="20"/>
              <w:szCs w:val="20"/>
            </w:rPr>
          </w:pPr>
          <w:r w:rsidRPr="00042C6F">
            <w:rPr>
              <w:sz w:val="20"/>
              <w:szCs w:val="20"/>
            </w:rPr>
            <w:t>Document Title</w:t>
          </w:r>
          <w:r>
            <w:rPr>
              <w:sz w:val="20"/>
              <w:szCs w:val="20"/>
            </w:rPr>
            <w:t>: Letter of Award</w:t>
          </w:r>
        </w:p>
      </w:tc>
      <w:tc>
        <w:tcPr>
          <w:tcW w:w="3780" w:type="dxa"/>
        </w:tcPr>
        <w:p w14:paraId="4FFBF9B3" w14:textId="77777777" w:rsidR="0016543C" w:rsidRPr="00042C6F" w:rsidRDefault="0016543C" w:rsidP="0016543C">
          <w:pPr>
            <w:pStyle w:val="Footer"/>
            <w:ind w:left="-108" w:right="-108"/>
            <w:rPr>
              <w:sz w:val="20"/>
              <w:szCs w:val="20"/>
            </w:rPr>
          </w:pPr>
          <w:r>
            <w:rPr>
              <w:sz w:val="20"/>
              <w:szCs w:val="20"/>
            </w:rPr>
            <w:t xml:space="preserve"> Document Code: SCD-PSP-PRT-FO-004</w:t>
          </w:r>
        </w:p>
      </w:tc>
      <w:tc>
        <w:tcPr>
          <w:tcW w:w="1530" w:type="dxa"/>
        </w:tcPr>
        <w:p w14:paraId="10A7246B" w14:textId="6E55D11A" w:rsidR="0016543C" w:rsidRPr="00042C6F" w:rsidRDefault="0016543C" w:rsidP="006A067C">
          <w:pPr>
            <w:pStyle w:val="Footer"/>
            <w:tabs>
              <w:tab w:val="left" w:pos="0"/>
            </w:tabs>
            <w:ind w:right="-108"/>
            <w:rPr>
              <w:sz w:val="20"/>
              <w:szCs w:val="20"/>
            </w:rPr>
          </w:pPr>
          <w:r>
            <w:rPr>
              <w:sz w:val="20"/>
              <w:szCs w:val="20"/>
            </w:rPr>
            <w:t>Revision No.:0</w:t>
          </w:r>
          <w:del w:id="85" w:author="Sara Jane  Pontero" w:date="2021-06-23T09:42:00Z">
            <w:r w:rsidDel="006A067C">
              <w:rPr>
                <w:sz w:val="20"/>
                <w:szCs w:val="20"/>
              </w:rPr>
              <w:delText>0</w:delText>
            </w:r>
          </w:del>
          <w:ins w:id="86" w:author="Sara Jane  Pontero" w:date="2021-06-23T09:42:00Z">
            <w:r w:rsidR="006A067C">
              <w:rPr>
                <w:sz w:val="20"/>
                <w:szCs w:val="20"/>
              </w:rPr>
              <w:t>1</w:t>
            </w:r>
          </w:ins>
        </w:p>
      </w:tc>
      <w:tc>
        <w:tcPr>
          <w:tcW w:w="2520" w:type="dxa"/>
        </w:tcPr>
        <w:p w14:paraId="772CCEEC" w14:textId="38D264E6" w:rsidR="0016543C" w:rsidRPr="00042C6F" w:rsidRDefault="0016543C">
          <w:pPr>
            <w:pStyle w:val="Footer"/>
            <w:ind w:left="-108" w:right="-198"/>
            <w:rPr>
              <w:sz w:val="20"/>
              <w:szCs w:val="20"/>
            </w:rPr>
          </w:pPr>
          <w:r>
            <w:rPr>
              <w:sz w:val="20"/>
              <w:szCs w:val="20"/>
            </w:rPr>
            <w:t xml:space="preserve"> Effective Date: 0</w:t>
          </w:r>
          <w:del w:id="87" w:author="Sara Jane  Pontero" w:date="2021-06-24T16:27:00Z">
            <w:r w:rsidDel="00A16A32">
              <w:rPr>
                <w:sz w:val="20"/>
                <w:szCs w:val="20"/>
              </w:rPr>
              <w:delText>5</w:delText>
            </w:r>
          </w:del>
          <w:ins w:id="88" w:author="Sara Jane  Pontero" w:date="2021-06-24T16:27:00Z">
            <w:del w:id="89" w:author="Revelina Basada" w:date="2022-01-17T17:10:00Z">
              <w:r w:rsidR="00A16A32" w:rsidDel="00FC598F">
                <w:rPr>
                  <w:sz w:val="20"/>
                  <w:szCs w:val="20"/>
                </w:rPr>
                <w:delText>7</w:delText>
              </w:r>
            </w:del>
          </w:ins>
          <w:ins w:id="90" w:author="Revelina Basada" w:date="2022-01-17T17:10:00Z">
            <w:r w:rsidR="00FC598F">
              <w:rPr>
                <w:sz w:val="20"/>
                <w:szCs w:val="20"/>
              </w:rPr>
              <w:t>1</w:t>
            </w:r>
          </w:ins>
          <w:r>
            <w:rPr>
              <w:sz w:val="20"/>
              <w:szCs w:val="20"/>
            </w:rPr>
            <w:t>.</w:t>
          </w:r>
          <w:del w:id="91" w:author="Sara Jane  Pontero" w:date="2021-06-24T16:27:00Z">
            <w:r w:rsidDel="00A16A32">
              <w:rPr>
                <w:sz w:val="20"/>
                <w:szCs w:val="20"/>
              </w:rPr>
              <w:delText>19</w:delText>
            </w:r>
          </w:del>
          <w:ins w:id="92" w:author="Sara Jane  Pontero" w:date="2021-06-24T16:27:00Z">
            <w:del w:id="93" w:author="Revelina Basada" w:date="2022-01-17T17:10:00Z">
              <w:r w:rsidR="00A16A32" w:rsidDel="00FC598F">
                <w:rPr>
                  <w:sz w:val="20"/>
                  <w:szCs w:val="20"/>
                </w:rPr>
                <w:delText>0</w:delText>
              </w:r>
            </w:del>
            <w:r w:rsidR="00A16A32">
              <w:rPr>
                <w:sz w:val="20"/>
                <w:szCs w:val="20"/>
              </w:rPr>
              <w:t>1</w:t>
            </w:r>
          </w:ins>
          <w:ins w:id="94" w:author="Revelina Basada" w:date="2022-01-17T17:10:00Z">
            <w:r w:rsidR="00FC598F">
              <w:rPr>
                <w:sz w:val="20"/>
                <w:szCs w:val="20"/>
              </w:rPr>
              <w:t>7</w:t>
            </w:r>
          </w:ins>
          <w:ins w:id="95" w:author="Revelina Basada" w:date="2022-01-17T17:11:00Z">
            <w:r w:rsidR="00FC598F">
              <w:rPr>
                <w:sz w:val="20"/>
                <w:szCs w:val="20"/>
              </w:rPr>
              <w:t>.</w:t>
            </w:r>
          </w:ins>
          <w:del w:id="96" w:author="Revelina Basada" w:date="2022-01-17T17:11:00Z">
            <w:r w:rsidDel="00FC598F">
              <w:rPr>
                <w:sz w:val="20"/>
                <w:szCs w:val="20"/>
              </w:rPr>
              <w:delText>,</w:delText>
            </w:r>
          </w:del>
          <w:r>
            <w:rPr>
              <w:sz w:val="20"/>
              <w:szCs w:val="20"/>
            </w:rPr>
            <w:t>202</w:t>
          </w:r>
          <w:ins w:id="97" w:author="Revelina Basada" w:date="2022-01-17T17:10:00Z">
            <w:r w:rsidR="00FC598F">
              <w:rPr>
                <w:sz w:val="20"/>
                <w:szCs w:val="20"/>
              </w:rPr>
              <w:t>2</w:t>
            </w:r>
          </w:ins>
          <w:del w:id="98" w:author="Revelina Basada" w:date="2022-01-17T17:10:00Z">
            <w:r w:rsidDel="00FC598F">
              <w:rPr>
                <w:sz w:val="20"/>
                <w:szCs w:val="20"/>
              </w:rPr>
              <w:delText>1</w:delText>
            </w:r>
          </w:del>
        </w:p>
      </w:tc>
    </w:tr>
  </w:tbl>
  <w:p w14:paraId="5C79447E" w14:textId="77777777" w:rsidR="00042C6F" w:rsidRPr="0016543C" w:rsidRDefault="00042C6F">
    <w:pPr>
      <w:pStyle w:val="Footer"/>
      <w:jc w:val="center"/>
      <w:rPr>
        <w:sz w:val="10"/>
        <w:szCs w:val="10"/>
      </w:rPr>
    </w:pPr>
  </w:p>
  <w:p w14:paraId="1B912FBC" w14:textId="4A668842" w:rsidR="00AA662C" w:rsidRDefault="00E21ECB">
    <w:pPr>
      <w:pStyle w:val="Footer"/>
      <w:jc w:val="center"/>
    </w:pPr>
    <w:sdt>
      <w:sdtPr>
        <w:id w:val="-1428886454"/>
        <w:docPartObj>
          <w:docPartGallery w:val="Page Numbers (Bottom of Page)"/>
          <w:docPartUnique/>
        </w:docPartObj>
      </w:sdtPr>
      <w:sdtEndPr>
        <w:rPr>
          <w:noProof/>
        </w:rPr>
      </w:sdtEndPr>
      <w:sdtContent>
        <w:r w:rsidR="00AA662C">
          <w:fldChar w:fldCharType="begin"/>
        </w:r>
        <w:r w:rsidR="00AA662C">
          <w:instrText xml:space="preserve"> PAGE   \* MERGEFORMAT </w:instrText>
        </w:r>
        <w:r w:rsidR="00AA662C">
          <w:fldChar w:fldCharType="separate"/>
        </w:r>
        <w:r>
          <w:rPr>
            <w:noProof/>
          </w:rPr>
          <w:t>2</w:t>
        </w:r>
        <w:r w:rsidR="00AA662C">
          <w:rPr>
            <w:noProof/>
          </w:rPr>
          <w:fldChar w:fldCharType="end"/>
        </w:r>
      </w:sdtContent>
    </w:sdt>
  </w:p>
  <w:p w14:paraId="7BABE28E" w14:textId="13E0019A" w:rsidR="00AA662C" w:rsidRPr="00836E66" w:rsidRDefault="00836E66">
    <w:pPr>
      <w:pStyle w:val="Footer"/>
      <w:rPr>
        <w:b/>
      </w:rPr>
    </w:pPr>
    <w:r w:rsidRPr="00836E66">
      <w:rPr>
        <w:b/>
      </w:rPr>
      <w:t xml:space="preserve">              CONTROLLED COPY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A2957F" w14:textId="77777777" w:rsidR="005E7842" w:rsidRDefault="005E7842" w:rsidP="00D02988">
      <w:r>
        <w:separator/>
      </w:r>
    </w:p>
  </w:footnote>
  <w:footnote w:type="continuationSeparator" w:id="0">
    <w:p w14:paraId="7D681E6C" w14:textId="77777777" w:rsidR="005E7842" w:rsidRDefault="005E7842" w:rsidP="00D0298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B77B0"/>
    <w:multiLevelType w:val="multilevel"/>
    <w:tmpl w:val="4CE2CD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4D67BE"/>
    <w:multiLevelType w:val="multilevel"/>
    <w:tmpl w:val="7514EFF2"/>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15506504"/>
    <w:multiLevelType w:val="hybridMultilevel"/>
    <w:tmpl w:val="B7E8B83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6A022C2"/>
    <w:multiLevelType w:val="multilevel"/>
    <w:tmpl w:val="68A04338"/>
    <w:lvl w:ilvl="0">
      <w:start w:val="1"/>
      <w:numFmt w:val="decimal"/>
      <w:lvlText w:val="%1.0."/>
      <w:lvlJc w:val="left"/>
      <w:pPr>
        <w:ind w:left="936" w:hanging="720"/>
      </w:pPr>
      <w:rPr>
        <w:rFonts w:hint="default"/>
      </w:rPr>
    </w:lvl>
    <w:lvl w:ilvl="1">
      <w:start w:val="1"/>
      <w:numFmt w:val="decimal"/>
      <w:lvlText w:val="%1.%2."/>
      <w:lvlJc w:val="left"/>
      <w:pPr>
        <w:ind w:left="1656" w:hanging="720"/>
      </w:pPr>
      <w:rPr>
        <w:rFonts w:hint="default"/>
      </w:rPr>
    </w:lvl>
    <w:lvl w:ilvl="2">
      <w:start w:val="1"/>
      <w:numFmt w:val="decimal"/>
      <w:lvlText w:val="%1.%2.%3."/>
      <w:lvlJc w:val="left"/>
      <w:pPr>
        <w:ind w:left="2376"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176" w:hanging="1080"/>
      </w:pPr>
      <w:rPr>
        <w:rFonts w:hint="default"/>
      </w:rPr>
    </w:lvl>
    <w:lvl w:ilvl="5">
      <w:start w:val="1"/>
      <w:numFmt w:val="decimal"/>
      <w:lvlText w:val="%1.%2.%3.%4.%5.%6."/>
      <w:lvlJc w:val="left"/>
      <w:pPr>
        <w:ind w:left="5256" w:hanging="1440"/>
      </w:pPr>
      <w:rPr>
        <w:rFonts w:hint="default"/>
      </w:rPr>
    </w:lvl>
    <w:lvl w:ilvl="6">
      <w:start w:val="1"/>
      <w:numFmt w:val="decimal"/>
      <w:lvlText w:val="%1.%2.%3.%4.%5.%6.%7."/>
      <w:lvlJc w:val="left"/>
      <w:pPr>
        <w:ind w:left="5976" w:hanging="1440"/>
      </w:pPr>
      <w:rPr>
        <w:rFonts w:hint="default"/>
      </w:rPr>
    </w:lvl>
    <w:lvl w:ilvl="7">
      <w:start w:val="1"/>
      <w:numFmt w:val="decimal"/>
      <w:lvlText w:val="%1.%2.%3.%4.%5.%6.%7.%8."/>
      <w:lvlJc w:val="left"/>
      <w:pPr>
        <w:ind w:left="7056" w:hanging="1800"/>
      </w:pPr>
      <w:rPr>
        <w:rFonts w:hint="default"/>
      </w:rPr>
    </w:lvl>
    <w:lvl w:ilvl="8">
      <w:start w:val="1"/>
      <w:numFmt w:val="decimal"/>
      <w:lvlText w:val="%1.%2.%3.%4.%5.%6.%7.%8.%9."/>
      <w:lvlJc w:val="left"/>
      <w:pPr>
        <w:ind w:left="7776" w:hanging="1800"/>
      </w:pPr>
      <w:rPr>
        <w:rFonts w:hint="default"/>
      </w:rPr>
    </w:lvl>
  </w:abstractNum>
  <w:abstractNum w:abstractNumId="4" w15:restartNumberingAfterBreak="0">
    <w:nsid w:val="16C23424"/>
    <w:multiLevelType w:val="hybridMultilevel"/>
    <w:tmpl w:val="F1BEC136"/>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C0A6BDD"/>
    <w:multiLevelType w:val="hybridMultilevel"/>
    <w:tmpl w:val="531A8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F560CA"/>
    <w:multiLevelType w:val="multilevel"/>
    <w:tmpl w:val="FB06BC22"/>
    <w:lvl w:ilvl="0">
      <w:start w:val="2"/>
      <w:numFmt w:val="decimal"/>
      <w:lvlText w:val="%1.0"/>
      <w:lvlJc w:val="left"/>
      <w:pPr>
        <w:ind w:left="48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4800" w:hanging="1080"/>
      </w:pPr>
      <w:rPr>
        <w:rFonts w:hint="default"/>
      </w:rPr>
    </w:lvl>
    <w:lvl w:ilvl="6">
      <w:start w:val="1"/>
      <w:numFmt w:val="decimal"/>
      <w:lvlText w:val="%1.%2.%3.%4.%5.%6.%7"/>
      <w:lvlJc w:val="left"/>
      <w:pPr>
        <w:ind w:left="5880" w:hanging="1440"/>
      </w:pPr>
      <w:rPr>
        <w:rFonts w:hint="default"/>
      </w:rPr>
    </w:lvl>
    <w:lvl w:ilvl="7">
      <w:start w:val="1"/>
      <w:numFmt w:val="decimal"/>
      <w:lvlText w:val="%1.%2.%3.%4.%5.%6.%7.%8"/>
      <w:lvlJc w:val="left"/>
      <w:pPr>
        <w:ind w:left="6600" w:hanging="1440"/>
      </w:pPr>
      <w:rPr>
        <w:rFonts w:hint="default"/>
      </w:rPr>
    </w:lvl>
    <w:lvl w:ilvl="8">
      <w:start w:val="1"/>
      <w:numFmt w:val="decimal"/>
      <w:lvlText w:val="%1.%2.%3.%4.%5.%6.%7.%8.%9"/>
      <w:lvlJc w:val="left"/>
      <w:pPr>
        <w:ind w:left="7680" w:hanging="1800"/>
      </w:pPr>
      <w:rPr>
        <w:rFonts w:hint="default"/>
      </w:rPr>
    </w:lvl>
  </w:abstractNum>
  <w:abstractNum w:abstractNumId="7" w15:restartNumberingAfterBreak="0">
    <w:nsid w:val="2DA43716"/>
    <w:multiLevelType w:val="hybridMultilevel"/>
    <w:tmpl w:val="1A28F7E8"/>
    <w:lvl w:ilvl="0" w:tplc="34090001">
      <w:start w:val="1"/>
      <w:numFmt w:val="bullet"/>
      <w:lvlText w:val=""/>
      <w:lvlJc w:val="left"/>
      <w:pPr>
        <w:ind w:left="612" w:hanging="360"/>
      </w:pPr>
      <w:rPr>
        <w:rFonts w:ascii="Symbol" w:hAnsi="Symbol" w:hint="default"/>
      </w:rPr>
    </w:lvl>
    <w:lvl w:ilvl="1" w:tplc="34090003" w:tentative="1">
      <w:start w:val="1"/>
      <w:numFmt w:val="bullet"/>
      <w:lvlText w:val="o"/>
      <w:lvlJc w:val="left"/>
      <w:pPr>
        <w:ind w:left="1332" w:hanging="360"/>
      </w:pPr>
      <w:rPr>
        <w:rFonts w:ascii="Courier New" w:hAnsi="Courier New" w:cs="Courier New" w:hint="default"/>
      </w:rPr>
    </w:lvl>
    <w:lvl w:ilvl="2" w:tplc="34090005" w:tentative="1">
      <w:start w:val="1"/>
      <w:numFmt w:val="bullet"/>
      <w:lvlText w:val=""/>
      <w:lvlJc w:val="left"/>
      <w:pPr>
        <w:ind w:left="2052" w:hanging="360"/>
      </w:pPr>
      <w:rPr>
        <w:rFonts w:ascii="Wingdings" w:hAnsi="Wingdings" w:hint="default"/>
      </w:rPr>
    </w:lvl>
    <w:lvl w:ilvl="3" w:tplc="34090001" w:tentative="1">
      <w:start w:val="1"/>
      <w:numFmt w:val="bullet"/>
      <w:lvlText w:val=""/>
      <w:lvlJc w:val="left"/>
      <w:pPr>
        <w:ind w:left="2772" w:hanging="360"/>
      </w:pPr>
      <w:rPr>
        <w:rFonts w:ascii="Symbol" w:hAnsi="Symbol" w:hint="default"/>
      </w:rPr>
    </w:lvl>
    <w:lvl w:ilvl="4" w:tplc="34090003" w:tentative="1">
      <w:start w:val="1"/>
      <w:numFmt w:val="bullet"/>
      <w:lvlText w:val="o"/>
      <w:lvlJc w:val="left"/>
      <w:pPr>
        <w:ind w:left="3492" w:hanging="360"/>
      </w:pPr>
      <w:rPr>
        <w:rFonts w:ascii="Courier New" w:hAnsi="Courier New" w:cs="Courier New" w:hint="default"/>
      </w:rPr>
    </w:lvl>
    <w:lvl w:ilvl="5" w:tplc="34090005" w:tentative="1">
      <w:start w:val="1"/>
      <w:numFmt w:val="bullet"/>
      <w:lvlText w:val=""/>
      <w:lvlJc w:val="left"/>
      <w:pPr>
        <w:ind w:left="4212" w:hanging="360"/>
      </w:pPr>
      <w:rPr>
        <w:rFonts w:ascii="Wingdings" w:hAnsi="Wingdings" w:hint="default"/>
      </w:rPr>
    </w:lvl>
    <w:lvl w:ilvl="6" w:tplc="34090001" w:tentative="1">
      <w:start w:val="1"/>
      <w:numFmt w:val="bullet"/>
      <w:lvlText w:val=""/>
      <w:lvlJc w:val="left"/>
      <w:pPr>
        <w:ind w:left="4932" w:hanging="360"/>
      </w:pPr>
      <w:rPr>
        <w:rFonts w:ascii="Symbol" w:hAnsi="Symbol" w:hint="default"/>
      </w:rPr>
    </w:lvl>
    <w:lvl w:ilvl="7" w:tplc="34090003" w:tentative="1">
      <w:start w:val="1"/>
      <w:numFmt w:val="bullet"/>
      <w:lvlText w:val="o"/>
      <w:lvlJc w:val="left"/>
      <w:pPr>
        <w:ind w:left="5652" w:hanging="360"/>
      </w:pPr>
      <w:rPr>
        <w:rFonts w:ascii="Courier New" w:hAnsi="Courier New" w:cs="Courier New" w:hint="default"/>
      </w:rPr>
    </w:lvl>
    <w:lvl w:ilvl="8" w:tplc="34090005" w:tentative="1">
      <w:start w:val="1"/>
      <w:numFmt w:val="bullet"/>
      <w:lvlText w:val=""/>
      <w:lvlJc w:val="left"/>
      <w:pPr>
        <w:ind w:left="6372" w:hanging="360"/>
      </w:pPr>
      <w:rPr>
        <w:rFonts w:ascii="Wingdings" w:hAnsi="Wingdings" w:hint="default"/>
      </w:rPr>
    </w:lvl>
  </w:abstractNum>
  <w:abstractNum w:abstractNumId="8" w15:restartNumberingAfterBreak="0">
    <w:nsid w:val="31EE37F1"/>
    <w:multiLevelType w:val="hybridMultilevel"/>
    <w:tmpl w:val="0F36EEF2"/>
    <w:lvl w:ilvl="0" w:tplc="3AC87F7A">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540850"/>
    <w:multiLevelType w:val="multilevel"/>
    <w:tmpl w:val="079AEE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6E2333E"/>
    <w:multiLevelType w:val="multilevel"/>
    <w:tmpl w:val="F920076C"/>
    <w:lvl w:ilvl="0">
      <w:start w:val="1"/>
      <w:numFmt w:val="decimal"/>
      <w:lvlText w:val="%1.0."/>
      <w:lvlJc w:val="left"/>
      <w:pPr>
        <w:ind w:left="887" w:hanging="720"/>
      </w:pPr>
      <w:rPr>
        <w:rFonts w:hint="default"/>
      </w:rPr>
    </w:lvl>
    <w:lvl w:ilvl="1">
      <w:start w:val="1"/>
      <w:numFmt w:val="decimal"/>
      <w:lvlText w:val="%1.%2."/>
      <w:lvlJc w:val="left"/>
      <w:pPr>
        <w:ind w:left="1607" w:hanging="720"/>
      </w:pPr>
      <w:rPr>
        <w:rFonts w:hint="default"/>
      </w:rPr>
    </w:lvl>
    <w:lvl w:ilvl="2">
      <w:start w:val="1"/>
      <w:numFmt w:val="decimal"/>
      <w:lvlText w:val="%1.%2.%3."/>
      <w:lvlJc w:val="left"/>
      <w:pPr>
        <w:ind w:left="2327" w:hanging="720"/>
      </w:pPr>
      <w:rPr>
        <w:rFonts w:hint="default"/>
      </w:rPr>
    </w:lvl>
    <w:lvl w:ilvl="3">
      <w:start w:val="1"/>
      <w:numFmt w:val="decimal"/>
      <w:lvlText w:val="%1.%2.%3.%4."/>
      <w:lvlJc w:val="left"/>
      <w:pPr>
        <w:ind w:left="3407" w:hanging="1080"/>
      </w:pPr>
      <w:rPr>
        <w:rFonts w:hint="default"/>
      </w:rPr>
    </w:lvl>
    <w:lvl w:ilvl="4">
      <w:start w:val="1"/>
      <w:numFmt w:val="decimal"/>
      <w:lvlText w:val="%1.%2.%3.%4.%5."/>
      <w:lvlJc w:val="left"/>
      <w:pPr>
        <w:ind w:left="4127" w:hanging="1080"/>
      </w:pPr>
      <w:rPr>
        <w:rFonts w:hint="default"/>
      </w:rPr>
    </w:lvl>
    <w:lvl w:ilvl="5">
      <w:start w:val="1"/>
      <w:numFmt w:val="decimal"/>
      <w:lvlText w:val="%1.%2.%3.%4.%5.%6."/>
      <w:lvlJc w:val="left"/>
      <w:pPr>
        <w:ind w:left="5207" w:hanging="1440"/>
      </w:pPr>
      <w:rPr>
        <w:rFonts w:hint="default"/>
      </w:rPr>
    </w:lvl>
    <w:lvl w:ilvl="6">
      <w:start w:val="1"/>
      <w:numFmt w:val="decimal"/>
      <w:lvlText w:val="%1.%2.%3.%4.%5.%6.%7."/>
      <w:lvlJc w:val="left"/>
      <w:pPr>
        <w:ind w:left="5927" w:hanging="1440"/>
      </w:pPr>
      <w:rPr>
        <w:rFonts w:hint="default"/>
      </w:rPr>
    </w:lvl>
    <w:lvl w:ilvl="7">
      <w:start w:val="1"/>
      <w:numFmt w:val="decimal"/>
      <w:lvlText w:val="%1.%2.%3.%4.%5.%6.%7.%8."/>
      <w:lvlJc w:val="left"/>
      <w:pPr>
        <w:ind w:left="7007" w:hanging="1800"/>
      </w:pPr>
      <w:rPr>
        <w:rFonts w:hint="default"/>
      </w:rPr>
    </w:lvl>
    <w:lvl w:ilvl="8">
      <w:start w:val="1"/>
      <w:numFmt w:val="decimal"/>
      <w:lvlText w:val="%1.%2.%3.%4.%5.%6.%7.%8.%9."/>
      <w:lvlJc w:val="left"/>
      <w:pPr>
        <w:ind w:left="7727" w:hanging="1800"/>
      </w:pPr>
      <w:rPr>
        <w:rFonts w:hint="default"/>
      </w:rPr>
    </w:lvl>
  </w:abstractNum>
  <w:abstractNum w:abstractNumId="11" w15:restartNumberingAfterBreak="0">
    <w:nsid w:val="3A3840D7"/>
    <w:multiLevelType w:val="hybridMultilevel"/>
    <w:tmpl w:val="EFAE703C"/>
    <w:lvl w:ilvl="0" w:tplc="EF04F942">
      <w:start w:val="1"/>
      <w:numFmt w:val="bullet"/>
      <w:lvlText w:val="-"/>
      <w:lvlJc w:val="left"/>
      <w:pPr>
        <w:ind w:left="720" w:hanging="360"/>
      </w:pPr>
      <w:rPr>
        <w:rFonts w:ascii="Calibri" w:eastAsia="DengXi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973425"/>
    <w:multiLevelType w:val="multilevel"/>
    <w:tmpl w:val="4CE42A6A"/>
    <w:lvl w:ilvl="0">
      <w:start w:val="1"/>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3D6085"/>
    <w:multiLevelType w:val="hybridMultilevel"/>
    <w:tmpl w:val="E1283E60"/>
    <w:lvl w:ilvl="0" w:tplc="D840ACF6">
      <w:start w:val="1"/>
      <w:numFmt w:val="decimal"/>
      <w:lvlText w:val="%1."/>
      <w:lvlJc w:val="left"/>
      <w:pPr>
        <w:ind w:left="1170" w:hanging="360"/>
      </w:pPr>
      <w:rPr>
        <w:rFonts w:hint="default"/>
      </w:r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8D8433A"/>
    <w:multiLevelType w:val="hybridMultilevel"/>
    <w:tmpl w:val="808AAC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DDD5460"/>
    <w:multiLevelType w:val="hybridMultilevel"/>
    <w:tmpl w:val="90325E64"/>
    <w:lvl w:ilvl="0" w:tplc="7D28D074">
      <w:start w:val="1"/>
      <w:numFmt w:val="lowerLetter"/>
      <w:lvlText w:val="%1."/>
      <w:lvlJc w:val="left"/>
      <w:pPr>
        <w:ind w:left="527" w:hanging="360"/>
      </w:pPr>
      <w:rPr>
        <w:rFonts w:hint="default"/>
      </w:rPr>
    </w:lvl>
    <w:lvl w:ilvl="1" w:tplc="34090019" w:tentative="1">
      <w:start w:val="1"/>
      <w:numFmt w:val="lowerLetter"/>
      <w:lvlText w:val="%2."/>
      <w:lvlJc w:val="left"/>
      <w:pPr>
        <w:ind w:left="1247" w:hanging="360"/>
      </w:pPr>
    </w:lvl>
    <w:lvl w:ilvl="2" w:tplc="3409001B" w:tentative="1">
      <w:start w:val="1"/>
      <w:numFmt w:val="lowerRoman"/>
      <w:lvlText w:val="%3."/>
      <w:lvlJc w:val="right"/>
      <w:pPr>
        <w:ind w:left="1967" w:hanging="180"/>
      </w:pPr>
    </w:lvl>
    <w:lvl w:ilvl="3" w:tplc="3409000F" w:tentative="1">
      <w:start w:val="1"/>
      <w:numFmt w:val="decimal"/>
      <w:lvlText w:val="%4."/>
      <w:lvlJc w:val="left"/>
      <w:pPr>
        <w:ind w:left="2687" w:hanging="360"/>
      </w:pPr>
    </w:lvl>
    <w:lvl w:ilvl="4" w:tplc="34090019" w:tentative="1">
      <w:start w:val="1"/>
      <w:numFmt w:val="lowerLetter"/>
      <w:lvlText w:val="%5."/>
      <w:lvlJc w:val="left"/>
      <w:pPr>
        <w:ind w:left="3407" w:hanging="360"/>
      </w:pPr>
    </w:lvl>
    <w:lvl w:ilvl="5" w:tplc="3409001B" w:tentative="1">
      <w:start w:val="1"/>
      <w:numFmt w:val="lowerRoman"/>
      <w:lvlText w:val="%6."/>
      <w:lvlJc w:val="right"/>
      <w:pPr>
        <w:ind w:left="4127" w:hanging="180"/>
      </w:pPr>
    </w:lvl>
    <w:lvl w:ilvl="6" w:tplc="3409000F" w:tentative="1">
      <w:start w:val="1"/>
      <w:numFmt w:val="decimal"/>
      <w:lvlText w:val="%7."/>
      <w:lvlJc w:val="left"/>
      <w:pPr>
        <w:ind w:left="4847" w:hanging="360"/>
      </w:pPr>
    </w:lvl>
    <w:lvl w:ilvl="7" w:tplc="34090019" w:tentative="1">
      <w:start w:val="1"/>
      <w:numFmt w:val="lowerLetter"/>
      <w:lvlText w:val="%8."/>
      <w:lvlJc w:val="left"/>
      <w:pPr>
        <w:ind w:left="5567" w:hanging="360"/>
      </w:pPr>
    </w:lvl>
    <w:lvl w:ilvl="8" w:tplc="3409001B" w:tentative="1">
      <w:start w:val="1"/>
      <w:numFmt w:val="lowerRoman"/>
      <w:lvlText w:val="%9."/>
      <w:lvlJc w:val="right"/>
      <w:pPr>
        <w:ind w:left="6287" w:hanging="180"/>
      </w:pPr>
    </w:lvl>
  </w:abstractNum>
  <w:abstractNum w:abstractNumId="16" w15:restartNumberingAfterBreak="0">
    <w:nsid w:val="55AE32A4"/>
    <w:multiLevelType w:val="multilevel"/>
    <w:tmpl w:val="E87A28B2"/>
    <w:lvl w:ilvl="0">
      <w:start w:val="1"/>
      <w:numFmt w:val="decimal"/>
      <w:lvlText w:val="%1.0"/>
      <w:lvlJc w:val="left"/>
      <w:pPr>
        <w:ind w:left="719" w:hanging="435"/>
      </w:pPr>
      <w:rPr>
        <w:rFonts w:hint="default"/>
      </w:rPr>
    </w:lvl>
    <w:lvl w:ilvl="1">
      <w:start w:val="1"/>
      <w:numFmt w:val="decimal"/>
      <w:lvlText w:val="%1.%2"/>
      <w:lvlJc w:val="left"/>
      <w:pPr>
        <w:ind w:left="6015" w:hanging="435"/>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164" w:hanging="720"/>
      </w:pPr>
      <w:rPr>
        <w:rFonts w:hint="default"/>
      </w:rPr>
    </w:lvl>
    <w:lvl w:ilvl="4">
      <w:start w:val="1"/>
      <w:numFmt w:val="decimal"/>
      <w:lvlText w:val="%1.%2.%3.%4.%5"/>
      <w:lvlJc w:val="left"/>
      <w:pPr>
        <w:ind w:left="4244" w:hanging="1080"/>
      </w:pPr>
      <w:rPr>
        <w:rFonts w:hint="default"/>
      </w:rPr>
    </w:lvl>
    <w:lvl w:ilvl="5">
      <w:start w:val="1"/>
      <w:numFmt w:val="decimal"/>
      <w:lvlText w:val="%1.%2.%3.%4.%5.%6"/>
      <w:lvlJc w:val="left"/>
      <w:pPr>
        <w:ind w:left="4964" w:hanging="1080"/>
      </w:pPr>
      <w:rPr>
        <w:rFonts w:hint="default"/>
      </w:rPr>
    </w:lvl>
    <w:lvl w:ilvl="6">
      <w:start w:val="1"/>
      <w:numFmt w:val="decimal"/>
      <w:lvlText w:val="%1.%2.%3.%4.%5.%6.%7"/>
      <w:lvlJc w:val="left"/>
      <w:pPr>
        <w:ind w:left="6044" w:hanging="1440"/>
      </w:pPr>
      <w:rPr>
        <w:rFonts w:hint="default"/>
      </w:rPr>
    </w:lvl>
    <w:lvl w:ilvl="7">
      <w:start w:val="1"/>
      <w:numFmt w:val="decimal"/>
      <w:lvlText w:val="%1.%2.%3.%4.%5.%6.%7.%8"/>
      <w:lvlJc w:val="left"/>
      <w:pPr>
        <w:ind w:left="6764" w:hanging="1440"/>
      </w:pPr>
      <w:rPr>
        <w:rFonts w:hint="default"/>
      </w:rPr>
    </w:lvl>
    <w:lvl w:ilvl="8">
      <w:start w:val="1"/>
      <w:numFmt w:val="decimal"/>
      <w:lvlText w:val="%1.%2.%3.%4.%5.%6.%7.%8.%9"/>
      <w:lvlJc w:val="left"/>
      <w:pPr>
        <w:ind w:left="7844" w:hanging="1800"/>
      </w:pPr>
      <w:rPr>
        <w:rFonts w:hint="default"/>
      </w:rPr>
    </w:lvl>
  </w:abstractNum>
  <w:abstractNum w:abstractNumId="17" w15:restartNumberingAfterBreak="0">
    <w:nsid w:val="57505CC4"/>
    <w:multiLevelType w:val="multilevel"/>
    <w:tmpl w:val="4A4A54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22D24EC"/>
    <w:multiLevelType w:val="hybridMultilevel"/>
    <w:tmpl w:val="98B031B0"/>
    <w:lvl w:ilvl="0" w:tplc="42865962">
      <w:start w:val="1"/>
      <w:numFmt w:val="lowerLetter"/>
      <w:lvlText w:val="%1."/>
      <w:lvlJc w:val="left"/>
      <w:pPr>
        <w:ind w:left="527" w:hanging="360"/>
      </w:pPr>
      <w:rPr>
        <w:rFonts w:hint="default"/>
      </w:rPr>
    </w:lvl>
    <w:lvl w:ilvl="1" w:tplc="34090019" w:tentative="1">
      <w:start w:val="1"/>
      <w:numFmt w:val="lowerLetter"/>
      <w:lvlText w:val="%2."/>
      <w:lvlJc w:val="left"/>
      <w:pPr>
        <w:ind w:left="1247" w:hanging="360"/>
      </w:pPr>
    </w:lvl>
    <w:lvl w:ilvl="2" w:tplc="3409001B" w:tentative="1">
      <w:start w:val="1"/>
      <w:numFmt w:val="lowerRoman"/>
      <w:lvlText w:val="%3."/>
      <w:lvlJc w:val="right"/>
      <w:pPr>
        <w:ind w:left="1967" w:hanging="180"/>
      </w:pPr>
    </w:lvl>
    <w:lvl w:ilvl="3" w:tplc="3409000F" w:tentative="1">
      <w:start w:val="1"/>
      <w:numFmt w:val="decimal"/>
      <w:lvlText w:val="%4."/>
      <w:lvlJc w:val="left"/>
      <w:pPr>
        <w:ind w:left="2687" w:hanging="360"/>
      </w:pPr>
    </w:lvl>
    <w:lvl w:ilvl="4" w:tplc="34090019" w:tentative="1">
      <w:start w:val="1"/>
      <w:numFmt w:val="lowerLetter"/>
      <w:lvlText w:val="%5."/>
      <w:lvlJc w:val="left"/>
      <w:pPr>
        <w:ind w:left="3407" w:hanging="360"/>
      </w:pPr>
    </w:lvl>
    <w:lvl w:ilvl="5" w:tplc="3409001B" w:tentative="1">
      <w:start w:val="1"/>
      <w:numFmt w:val="lowerRoman"/>
      <w:lvlText w:val="%6."/>
      <w:lvlJc w:val="right"/>
      <w:pPr>
        <w:ind w:left="4127" w:hanging="180"/>
      </w:pPr>
    </w:lvl>
    <w:lvl w:ilvl="6" w:tplc="3409000F" w:tentative="1">
      <w:start w:val="1"/>
      <w:numFmt w:val="decimal"/>
      <w:lvlText w:val="%7."/>
      <w:lvlJc w:val="left"/>
      <w:pPr>
        <w:ind w:left="4847" w:hanging="360"/>
      </w:pPr>
    </w:lvl>
    <w:lvl w:ilvl="7" w:tplc="34090019" w:tentative="1">
      <w:start w:val="1"/>
      <w:numFmt w:val="lowerLetter"/>
      <w:lvlText w:val="%8."/>
      <w:lvlJc w:val="left"/>
      <w:pPr>
        <w:ind w:left="5567" w:hanging="360"/>
      </w:pPr>
    </w:lvl>
    <w:lvl w:ilvl="8" w:tplc="3409001B" w:tentative="1">
      <w:start w:val="1"/>
      <w:numFmt w:val="lowerRoman"/>
      <w:lvlText w:val="%9."/>
      <w:lvlJc w:val="right"/>
      <w:pPr>
        <w:ind w:left="6287" w:hanging="180"/>
      </w:pPr>
    </w:lvl>
  </w:abstractNum>
  <w:abstractNum w:abstractNumId="19" w15:restartNumberingAfterBreak="0">
    <w:nsid w:val="62911818"/>
    <w:multiLevelType w:val="multilevel"/>
    <w:tmpl w:val="290C0B6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370011D"/>
    <w:multiLevelType w:val="multilevel"/>
    <w:tmpl w:val="079AEE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3C8494E"/>
    <w:multiLevelType w:val="multilevel"/>
    <w:tmpl w:val="06F4071A"/>
    <w:lvl w:ilvl="0">
      <w:start w:val="1"/>
      <w:numFmt w:val="decimal"/>
      <w:lvlText w:val="%1.0."/>
      <w:lvlJc w:val="left"/>
      <w:pPr>
        <w:ind w:left="720" w:hanging="720"/>
      </w:pPr>
      <w:rPr>
        <w:rFonts w:hint="default"/>
        <w:color w:val="FFFFFF" w:themeColor="background1"/>
      </w:rPr>
    </w:lvl>
    <w:lvl w:ilvl="1">
      <w:start w:val="1"/>
      <w:numFmt w:val="decimal"/>
      <w:lvlText w:val="%1.%2."/>
      <w:lvlJc w:val="left"/>
      <w:pPr>
        <w:ind w:left="1440" w:hanging="720"/>
      </w:pPr>
      <w:rPr>
        <w:rFonts w:hint="default"/>
        <w:color w:val="FFFFFF" w:themeColor="background1"/>
      </w:rPr>
    </w:lvl>
    <w:lvl w:ilvl="2">
      <w:start w:val="1"/>
      <w:numFmt w:val="decimal"/>
      <w:lvlText w:val="%1.%2.%3."/>
      <w:lvlJc w:val="left"/>
      <w:pPr>
        <w:ind w:left="2160" w:hanging="720"/>
      </w:pPr>
      <w:rPr>
        <w:rFonts w:hint="default"/>
        <w:color w:val="FFFFFF" w:themeColor="background1"/>
      </w:rPr>
    </w:lvl>
    <w:lvl w:ilvl="3">
      <w:start w:val="1"/>
      <w:numFmt w:val="decimal"/>
      <w:lvlText w:val="%1.%2.%3.%4."/>
      <w:lvlJc w:val="left"/>
      <w:pPr>
        <w:ind w:left="3240" w:hanging="1080"/>
      </w:pPr>
      <w:rPr>
        <w:rFonts w:hint="default"/>
        <w:color w:val="FFFFFF" w:themeColor="background1"/>
      </w:rPr>
    </w:lvl>
    <w:lvl w:ilvl="4">
      <w:start w:val="1"/>
      <w:numFmt w:val="decimal"/>
      <w:lvlText w:val="%1.%2.%3.%4.%5."/>
      <w:lvlJc w:val="left"/>
      <w:pPr>
        <w:ind w:left="3960" w:hanging="1080"/>
      </w:pPr>
      <w:rPr>
        <w:rFonts w:hint="default"/>
        <w:color w:val="FFFFFF" w:themeColor="background1"/>
      </w:rPr>
    </w:lvl>
    <w:lvl w:ilvl="5">
      <w:start w:val="1"/>
      <w:numFmt w:val="decimal"/>
      <w:lvlText w:val="%1.%2.%3.%4.%5.%6."/>
      <w:lvlJc w:val="left"/>
      <w:pPr>
        <w:ind w:left="5040" w:hanging="1440"/>
      </w:pPr>
      <w:rPr>
        <w:rFonts w:hint="default"/>
        <w:color w:val="FFFFFF" w:themeColor="background1"/>
      </w:rPr>
    </w:lvl>
    <w:lvl w:ilvl="6">
      <w:start w:val="1"/>
      <w:numFmt w:val="decimal"/>
      <w:lvlText w:val="%1.%2.%3.%4.%5.%6.%7."/>
      <w:lvlJc w:val="left"/>
      <w:pPr>
        <w:ind w:left="5760" w:hanging="1440"/>
      </w:pPr>
      <w:rPr>
        <w:rFonts w:hint="default"/>
        <w:color w:val="FFFFFF" w:themeColor="background1"/>
      </w:rPr>
    </w:lvl>
    <w:lvl w:ilvl="7">
      <w:start w:val="1"/>
      <w:numFmt w:val="decimal"/>
      <w:lvlText w:val="%1.%2.%3.%4.%5.%6.%7.%8."/>
      <w:lvlJc w:val="left"/>
      <w:pPr>
        <w:ind w:left="6840" w:hanging="1800"/>
      </w:pPr>
      <w:rPr>
        <w:rFonts w:hint="default"/>
        <w:color w:val="FFFFFF" w:themeColor="background1"/>
      </w:rPr>
    </w:lvl>
    <w:lvl w:ilvl="8">
      <w:start w:val="1"/>
      <w:numFmt w:val="decimal"/>
      <w:lvlText w:val="%1.%2.%3.%4.%5.%6.%7.%8.%9."/>
      <w:lvlJc w:val="left"/>
      <w:pPr>
        <w:ind w:left="7560" w:hanging="1800"/>
      </w:pPr>
      <w:rPr>
        <w:rFonts w:hint="default"/>
        <w:color w:val="FFFFFF" w:themeColor="background1"/>
      </w:rPr>
    </w:lvl>
  </w:abstractNum>
  <w:abstractNum w:abstractNumId="22" w15:restartNumberingAfterBreak="0">
    <w:nsid w:val="668E3143"/>
    <w:multiLevelType w:val="multilevel"/>
    <w:tmpl w:val="31FE60D0"/>
    <w:lvl w:ilvl="0">
      <w:start w:val="3"/>
      <w:numFmt w:val="decimal"/>
      <w:lvlText w:val="%1.0"/>
      <w:lvlJc w:val="left"/>
      <w:pPr>
        <w:ind w:left="347" w:hanging="360"/>
      </w:pPr>
      <w:rPr>
        <w:rFonts w:hint="default"/>
      </w:rPr>
    </w:lvl>
    <w:lvl w:ilvl="1">
      <w:start w:val="1"/>
      <w:numFmt w:val="decimal"/>
      <w:lvlText w:val="%1.%2"/>
      <w:lvlJc w:val="left"/>
      <w:pPr>
        <w:ind w:left="1067" w:hanging="360"/>
      </w:pPr>
      <w:rPr>
        <w:rFonts w:hint="default"/>
      </w:rPr>
    </w:lvl>
    <w:lvl w:ilvl="2">
      <w:start w:val="1"/>
      <w:numFmt w:val="decimal"/>
      <w:lvlText w:val="%1.%2.%3"/>
      <w:lvlJc w:val="left"/>
      <w:pPr>
        <w:ind w:left="2147" w:hanging="720"/>
      </w:pPr>
      <w:rPr>
        <w:rFonts w:hint="default"/>
      </w:rPr>
    </w:lvl>
    <w:lvl w:ilvl="3">
      <w:start w:val="1"/>
      <w:numFmt w:val="decimal"/>
      <w:lvlText w:val="%1.%2.%3.%4"/>
      <w:lvlJc w:val="left"/>
      <w:pPr>
        <w:ind w:left="2867" w:hanging="720"/>
      </w:pPr>
      <w:rPr>
        <w:rFonts w:hint="default"/>
      </w:rPr>
    </w:lvl>
    <w:lvl w:ilvl="4">
      <w:start w:val="1"/>
      <w:numFmt w:val="decimal"/>
      <w:lvlText w:val="%1.%2.%3.%4.%5"/>
      <w:lvlJc w:val="left"/>
      <w:pPr>
        <w:ind w:left="3947" w:hanging="1080"/>
      </w:pPr>
      <w:rPr>
        <w:rFonts w:hint="default"/>
      </w:rPr>
    </w:lvl>
    <w:lvl w:ilvl="5">
      <w:start w:val="1"/>
      <w:numFmt w:val="decimal"/>
      <w:lvlText w:val="%1.%2.%3.%4.%5.%6"/>
      <w:lvlJc w:val="left"/>
      <w:pPr>
        <w:ind w:left="4667" w:hanging="1080"/>
      </w:pPr>
      <w:rPr>
        <w:rFonts w:hint="default"/>
      </w:rPr>
    </w:lvl>
    <w:lvl w:ilvl="6">
      <w:start w:val="1"/>
      <w:numFmt w:val="decimal"/>
      <w:lvlText w:val="%1.%2.%3.%4.%5.%6.%7"/>
      <w:lvlJc w:val="left"/>
      <w:pPr>
        <w:ind w:left="5747" w:hanging="1440"/>
      </w:pPr>
      <w:rPr>
        <w:rFonts w:hint="default"/>
      </w:rPr>
    </w:lvl>
    <w:lvl w:ilvl="7">
      <w:start w:val="1"/>
      <w:numFmt w:val="decimal"/>
      <w:lvlText w:val="%1.%2.%3.%4.%5.%6.%7.%8"/>
      <w:lvlJc w:val="left"/>
      <w:pPr>
        <w:ind w:left="6467" w:hanging="1440"/>
      </w:pPr>
      <w:rPr>
        <w:rFonts w:hint="default"/>
      </w:rPr>
    </w:lvl>
    <w:lvl w:ilvl="8">
      <w:start w:val="1"/>
      <w:numFmt w:val="decimal"/>
      <w:lvlText w:val="%1.%2.%3.%4.%5.%6.%7.%8.%9"/>
      <w:lvlJc w:val="left"/>
      <w:pPr>
        <w:ind w:left="7547" w:hanging="1800"/>
      </w:pPr>
      <w:rPr>
        <w:rFonts w:hint="default"/>
      </w:rPr>
    </w:lvl>
  </w:abstractNum>
  <w:abstractNum w:abstractNumId="23" w15:restartNumberingAfterBreak="0">
    <w:nsid w:val="73472D7C"/>
    <w:multiLevelType w:val="multilevel"/>
    <w:tmpl w:val="3738E65A"/>
    <w:lvl w:ilvl="0">
      <w:start w:val="6"/>
      <w:numFmt w:val="decimal"/>
      <w:lvlText w:val="%1"/>
      <w:lvlJc w:val="left"/>
      <w:pPr>
        <w:ind w:left="788" w:hanging="419"/>
      </w:pPr>
      <w:rPr>
        <w:rFonts w:hint="default"/>
      </w:rPr>
    </w:lvl>
    <w:lvl w:ilvl="1">
      <w:start w:val="1"/>
      <w:numFmt w:val="decimal"/>
      <w:lvlText w:val="%1.%2."/>
      <w:lvlJc w:val="left"/>
      <w:pPr>
        <w:ind w:left="788" w:hanging="419"/>
      </w:pPr>
      <w:rPr>
        <w:rFonts w:ascii="Arial" w:eastAsia="Arial" w:hAnsi="Arial" w:cs="Arial" w:hint="default"/>
        <w:color w:val="636466"/>
        <w:spacing w:val="-1"/>
        <w:w w:val="107"/>
        <w:sz w:val="20"/>
        <w:szCs w:val="20"/>
      </w:rPr>
    </w:lvl>
    <w:lvl w:ilvl="2">
      <w:start w:val="1"/>
      <w:numFmt w:val="decimal"/>
      <w:lvlText w:val="%1.%2.%3."/>
      <w:lvlJc w:val="left"/>
      <w:pPr>
        <w:ind w:left="1436" w:hanging="598"/>
      </w:pPr>
      <w:rPr>
        <w:rFonts w:ascii="Arial" w:eastAsia="Arial" w:hAnsi="Arial" w:cs="Arial" w:hint="default"/>
        <w:color w:val="636466"/>
        <w:spacing w:val="-1"/>
        <w:w w:val="107"/>
        <w:sz w:val="20"/>
        <w:szCs w:val="20"/>
      </w:rPr>
    </w:lvl>
    <w:lvl w:ilvl="3">
      <w:start w:val="1"/>
      <w:numFmt w:val="decimal"/>
      <w:lvlText w:val="%1.%2.%3.%4."/>
      <w:lvlJc w:val="left"/>
      <w:pPr>
        <w:ind w:left="2229" w:hanging="778"/>
      </w:pPr>
      <w:rPr>
        <w:rFonts w:ascii="Arial" w:eastAsia="Arial" w:hAnsi="Arial" w:cs="Arial" w:hint="default"/>
        <w:color w:val="636466"/>
        <w:spacing w:val="-1"/>
        <w:w w:val="107"/>
        <w:sz w:val="20"/>
        <w:szCs w:val="20"/>
      </w:rPr>
    </w:lvl>
    <w:lvl w:ilvl="4">
      <w:start w:val="1"/>
      <w:numFmt w:val="bullet"/>
      <w:lvlText w:val="•"/>
      <w:lvlJc w:val="left"/>
      <w:pPr>
        <w:ind w:left="4477" w:hanging="778"/>
      </w:pPr>
      <w:rPr>
        <w:rFonts w:hint="default"/>
      </w:rPr>
    </w:lvl>
    <w:lvl w:ilvl="5">
      <w:start w:val="1"/>
      <w:numFmt w:val="bullet"/>
      <w:lvlText w:val="•"/>
      <w:lvlJc w:val="left"/>
      <w:pPr>
        <w:ind w:left="5606" w:hanging="778"/>
      </w:pPr>
      <w:rPr>
        <w:rFonts w:hint="default"/>
      </w:rPr>
    </w:lvl>
    <w:lvl w:ilvl="6">
      <w:start w:val="1"/>
      <w:numFmt w:val="bullet"/>
      <w:lvlText w:val="•"/>
      <w:lvlJc w:val="left"/>
      <w:pPr>
        <w:ind w:left="6735" w:hanging="778"/>
      </w:pPr>
      <w:rPr>
        <w:rFonts w:hint="default"/>
      </w:rPr>
    </w:lvl>
    <w:lvl w:ilvl="7">
      <w:start w:val="1"/>
      <w:numFmt w:val="bullet"/>
      <w:lvlText w:val="•"/>
      <w:lvlJc w:val="left"/>
      <w:pPr>
        <w:ind w:left="7864" w:hanging="778"/>
      </w:pPr>
      <w:rPr>
        <w:rFonts w:hint="default"/>
      </w:rPr>
    </w:lvl>
    <w:lvl w:ilvl="8">
      <w:start w:val="1"/>
      <w:numFmt w:val="bullet"/>
      <w:lvlText w:val="•"/>
      <w:lvlJc w:val="left"/>
      <w:pPr>
        <w:ind w:left="8993" w:hanging="778"/>
      </w:pPr>
      <w:rPr>
        <w:rFonts w:hint="default"/>
      </w:rPr>
    </w:lvl>
  </w:abstractNum>
  <w:abstractNum w:abstractNumId="24" w15:restartNumberingAfterBreak="0">
    <w:nsid w:val="761A0C0C"/>
    <w:multiLevelType w:val="hybridMultilevel"/>
    <w:tmpl w:val="A75AB7F2"/>
    <w:lvl w:ilvl="0" w:tplc="34090001">
      <w:start w:val="1"/>
      <w:numFmt w:val="bullet"/>
      <w:lvlText w:val=""/>
      <w:lvlJc w:val="left"/>
      <w:pPr>
        <w:ind w:left="792" w:hanging="360"/>
      </w:pPr>
      <w:rPr>
        <w:rFonts w:ascii="Symbol" w:hAnsi="Symbol" w:hint="default"/>
      </w:rPr>
    </w:lvl>
    <w:lvl w:ilvl="1" w:tplc="34090003" w:tentative="1">
      <w:start w:val="1"/>
      <w:numFmt w:val="bullet"/>
      <w:lvlText w:val="o"/>
      <w:lvlJc w:val="left"/>
      <w:pPr>
        <w:ind w:left="1512" w:hanging="360"/>
      </w:pPr>
      <w:rPr>
        <w:rFonts w:ascii="Courier New" w:hAnsi="Courier New" w:cs="Courier New" w:hint="default"/>
      </w:rPr>
    </w:lvl>
    <w:lvl w:ilvl="2" w:tplc="34090005" w:tentative="1">
      <w:start w:val="1"/>
      <w:numFmt w:val="bullet"/>
      <w:lvlText w:val=""/>
      <w:lvlJc w:val="left"/>
      <w:pPr>
        <w:ind w:left="2232" w:hanging="360"/>
      </w:pPr>
      <w:rPr>
        <w:rFonts w:ascii="Wingdings" w:hAnsi="Wingdings" w:hint="default"/>
      </w:rPr>
    </w:lvl>
    <w:lvl w:ilvl="3" w:tplc="34090001" w:tentative="1">
      <w:start w:val="1"/>
      <w:numFmt w:val="bullet"/>
      <w:lvlText w:val=""/>
      <w:lvlJc w:val="left"/>
      <w:pPr>
        <w:ind w:left="2952" w:hanging="360"/>
      </w:pPr>
      <w:rPr>
        <w:rFonts w:ascii="Symbol" w:hAnsi="Symbol" w:hint="default"/>
      </w:rPr>
    </w:lvl>
    <w:lvl w:ilvl="4" w:tplc="34090003" w:tentative="1">
      <w:start w:val="1"/>
      <w:numFmt w:val="bullet"/>
      <w:lvlText w:val="o"/>
      <w:lvlJc w:val="left"/>
      <w:pPr>
        <w:ind w:left="3672" w:hanging="360"/>
      </w:pPr>
      <w:rPr>
        <w:rFonts w:ascii="Courier New" w:hAnsi="Courier New" w:cs="Courier New" w:hint="default"/>
      </w:rPr>
    </w:lvl>
    <w:lvl w:ilvl="5" w:tplc="34090005" w:tentative="1">
      <w:start w:val="1"/>
      <w:numFmt w:val="bullet"/>
      <w:lvlText w:val=""/>
      <w:lvlJc w:val="left"/>
      <w:pPr>
        <w:ind w:left="4392" w:hanging="360"/>
      </w:pPr>
      <w:rPr>
        <w:rFonts w:ascii="Wingdings" w:hAnsi="Wingdings" w:hint="default"/>
      </w:rPr>
    </w:lvl>
    <w:lvl w:ilvl="6" w:tplc="34090001" w:tentative="1">
      <w:start w:val="1"/>
      <w:numFmt w:val="bullet"/>
      <w:lvlText w:val=""/>
      <w:lvlJc w:val="left"/>
      <w:pPr>
        <w:ind w:left="5112" w:hanging="360"/>
      </w:pPr>
      <w:rPr>
        <w:rFonts w:ascii="Symbol" w:hAnsi="Symbol" w:hint="default"/>
      </w:rPr>
    </w:lvl>
    <w:lvl w:ilvl="7" w:tplc="34090003" w:tentative="1">
      <w:start w:val="1"/>
      <w:numFmt w:val="bullet"/>
      <w:lvlText w:val="o"/>
      <w:lvlJc w:val="left"/>
      <w:pPr>
        <w:ind w:left="5832" w:hanging="360"/>
      </w:pPr>
      <w:rPr>
        <w:rFonts w:ascii="Courier New" w:hAnsi="Courier New" w:cs="Courier New" w:hint="default"/>
      </w:rPr>
    </w:lvl>
    <w:lvl w:ilvl="8" w:tplc="34090005" w:tentative="1">
      <w:start w:val="1"/>
      <w:numFmt w:val="bullet"/>
      <w:lvlText w:val=""/>
      <w:lvlJc w:val="left"/>
      <w:pPr>
        <w:ind w:left="6552" w:hanging="360"/>
      </w:pPr>
      <w:rPr>
        <w:rFonts w:ascii="Wingdings" w:hAnsi="Wingdings" w:hint="default"/>
      </w:rPr>
    </w:lvl>
  </w:abstractNum>
  <w:abstractNum w:abstractNumId="25" w15:restartNumberingAfterBreak="0">
    <w:nsid w:val="77B06A96"/>
    <w:multiLevelType w:val="multilevel"/>
    <w:tmpl w:val="B5C0211A"/>
    <w:lvl w:ilvl="0">
      <w:start w:val="1"/>
      <w:numFmt w:val="decimal"/>
      <w:lvlText w:val="%1.0"/>
      <w:lvlJc w:val="left"/>
      <w:pPr>
        <w:ind w:left="347" w:hanging="360"/>
      </w:pPr>
      <w:rPr>
        <w:rFonts w:hint="default"/>
      </w:rPr>
    </w:lvl>
    <w:lvl w:ilvl="1">
      <w:start w:val="1"/>
      <w:numFmt w:val="decimal"/>
      <w:lvlText w:val="%1.%2"/>
      <w:lvlJc w:val="left"/>
      <w:pPr>
        <w:ind w:left="1067" w:hanging="360"/>
      </w:pPr>
      <w:rPr>
        <w:rFonts w:hint="default"/>
      </w:rPr>
    </w:lvl>
    <w:lvl w:ilvl="2">
      <w:start w:val="1"/>
      <w:numFmt w:val="decimal"/>
      <w:lvlText w:val="%1.%2.%3"/>
      <w:lvlJc w:val="left"/>
      <w:pPr>
        <w:ind w:left="2147" w:hanging="720"/>
      </w:pPr>
      <w:rPr>
        <w:rFonts w:hint="default"/>
      </w:rPr>
    </w:lvl>
    <w:lvl w:ilvl="3">
      <w:start w:val="1"/>
      <w:numFmt w:val="decimal"/>
      <w:lvlText w:val="%1.%2.%3.%4"/>
      <w:lvlJc w:val="left"/>
      <w:pPr>
        <w:ind w:left="2867" w:hanging="720"/>
      </w:pPr>
      <w:rPr>
        <w:rFonts w:hint="default"/>
      </w:rPr>
    </w:lvl>
    <w:lvl w:ilvl="4">
      <w:start w:val="1"/>
      <w:numFmt w:val="decimal"/>
      <w:lvlText w:val="%1.%2.%3.%4.%5"/>
      <w:lvlJc w:val="left"/>
      <w:pPr>
        <w:ind w:left="3947" w:hanging="1080"/>
      </w:pPr>
      <w:rPr>
        <w:rFonts w:hint="default"/>
      </w:rPr>
    </w:lvl>
    <w:lvl w:ilvl="5">
      <w:start w:val="1"/>
      <w:numFmt w:val="decimal"/>
      <w:lvlText w:val="%1.%2.%3.%4.%5.%6"/>
      <w:lvlJc w:val="left"/>
      <w:pPr>
        <w:ind w:left="4667" w:hanging="1080"/>
      </w:pPr>
      <w:rPr>
        <w:rFonts w:hint="default"/>
      </w:rPr>
    </w:lvl>
    <w:lvl w:ilvl="6">
      <w:start w:val="1"/>
      <w:numFmt w:val="decimal"/>
      <w:lvlText w:val="%1.%2.%3.%4.%5.%6.%7"/>
      <w:lvlJc w:val="left"/>
      <w:pPr>
        <w:ind w:left="5747" w:hanging="1440"/>
      </w:pPr>
      <w:rPr>
        <w:rFonts w:hint="default"/>
      </w:rPr>
    </w:lvl>
    <w:lvl w:ilvl="7">
      <w:start w:val="1"/>
      <w:numFmt w:val="decimal"/>
      <w:lvlText w:val="%1.%2.%3.%4.%5.%6.%7.%8"/>
      <w:lvlJc w:val="left"/>
      <w:pPr>
        <w:ind w:left="6467" w:hanging="1440"/>
      </w:pPr>
      <w:rPr>
        <w:rFonts w:hint="default"/>
      </w:rPr>
    </w:lvl>
    <w:lvl w:ilvl="8">
      <w:start w:val="1"/>
      <w:numFmt w:val="decimal"/>
      <w:lvlText w:val="%1.%2.%3.%4.%5.%6.%7.%8.%9"/>
      <w:lvlJc w:val="left"/>
      <w:pPr>
        <w:ind w:left="7547" w:hanging="1800"/>
      </w:pPr>
      <w:rPr>
        <w:rFonts w:hint="default"/>
      </w:rPr>
    </w:lvl>
  </w:abstractNum>
  <w:abstractNum w:abstractNumId="26" w15:restartNumberingAfterBreak="0">
    <w:nsid w:val="7EA13A65"/>
    <w:multiLevelType w:val="multilevel"/>
    <w:tmpl w:val="D39C8550"/>
    <w:lvl w:ilvl="0">
      <w:start w:val="1"/>
      <w:numFmt w:val="decimal"/>
      <w:lvlText w:val="%1.0."/>
      <w:lvlJc w:val="left"/>
      <w:pPr>
        <w:ind w:left="855" w:hanging="720"/>
      </w:pPr>
      <w:rPr>
        <w:rFonts w:hint="default"/>
        <w:color w:val="FFFFFF" w:themeColor="background1"/>
      </w:rPr>
    </w:lvl>
    <w:lvl w:ilvl="1">
      <w:start w:val="1"/>
      <w:numFmt w:val="decimal"/>
      <w:lvlText w:val="%1.%2."/>
      <w:lvlJc w:val="left"/>
      <w:pPr>
        <w:ind w:left="1575" w:hanging="720"/>
      </w:pPr>
      <w:rPr>
        <w:rFonts w:hint="default"/>
      </w:rPr>
    </w:lvl>
    <w:lvl w:ilvl="2">
      <w:start w:val="1"/>
      <w:numFmt w:val="decimal"/>
      <w:lvlText w:val="%1.%2.%3."/>
      <w:lvlJc w:val="left"/>
      <w:pPr>
        <w:ind w:left="2295"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095" w:hanging="1080"/>
      </w:pPr>
      <w:rPr>
        <w:rFonts w:hint="default"/>
      </w:rPr>
    </w:lvl>
    <w:lvl w:ilvl="5">
      <w:start w:val="1"/>
      <w:numFmt w:val="decimal"/>
      <w:lvlText w:val="%1.%2.%3.%4.%5.%6."/>
      <w:lvlJc w:val="left"/>
      <w:pPr>
        <w:ind w:left="5175" w:hanging="1440"/>
      </w:pPr>
      <w:rPr>
        <w:rFonts w:hint="default"/>
      </w:rPr>
    </w:lvl>
    <w:lvl w:ilvl="6">
      <w:start w:val="1"/>
      <w:numFmt w:val="decimal"/>
      <w:lvlText w:val="%1.%2.%3.%4.%5.%6.%7."/>
      <w:lvlJc w:val="left"/>
      <w:pPr>
        <w:ind w:left="5895" w:hanging="1440"/>
      </w:pPr>
      <w:rPr>
        <w:rFonts w:hint="default"/>
      </w:rPr>
    </w:lvl>
    <w:lvl w:ilvl="7">
      <w:start w:val="1"/>
      <w:numFmt w:val="decimal"/>
      <w:lvlText w:val="%1.%2.%3.%4.%5.%6.%7.%8."/>
      <w:lvlJc w:val="left"/>
      <w:pPr>
        <w:ind w:left="6975" w:hanging="1800"/>
      </w:pPr>
      <w:rPr>
        <w:rFonts w:hint="default"/>
      </w:rPr>
    </w:lvl>
    <w:lvl w:ilvl="8">
      <w:start w:val="1"/>
      <w:numFmt w:val="decimal"/>
      <w:lvlText w:val="%1.%2.%3.%4.%5.%6.%7.%8.%9."/>
      <w:lvlJc w:val="left"/>
      <w:pPr>
        <w:ind w:left="7695" w:hanging="1800"/>
      </w:pPr>
      <w:rPr>
        <w:rFonts w:hint="default"/>
      </w:rPr>
    </w:lvl>
  </w:abstractNum>
  <w:num w:numId="1">
    <w:abstractNumId w:val="23"/>
  </w:num>
  <w:num w:numId="2">
    <w:abstractNumId w:val="10"/>
  </w:num>
  <w:num w:numId="3">
    <w:abstractNumId w:val="3"/>
  </w:num>
  <w:num w:numId="4">
    <w:abstractNumId w:val="26"/>
  </w:num>
  <w:num w:numId="5">
    <w:abstractNumId w:val="6"/>
  </w:num>
  <w:num w:numId="6">
    <w:abstractNumId w:val="17"/>
  </w:num>
  <w:num w:numId="7">
    <w:abstractNumId w:val="21"/>
  </w:num>
  <w:num w:numId="8">
    <w:abstractNumId w:val="12"/>
  </w:num>
  <w:num w:numId="9">
    <w:abstractNumId w:val="9"/>
  </w:num>
  <w:num w:numId="10">
    <w:abstractNumId w:val="20"/>
  </w:num>
  <w:num w:numId="11">
    <w:abstractNumId w:val="16"/>
  </w:num>
  <w:num w:numId="12">
    <w:abstractNumId w:val="19"/>
  </w:num>
  <w:num w:numId="13">
    <w:abstractNumId w:val="25"/>
  </w:num>
  <w:num w:numId="14">
    <w:abstractNumId w:val="15"/>
  </w:num>
  <w:num w:numId="15">
    <w:abstractNumId w:val="18"/>
  </w:num>
  <w:num w:numId="16">
    <w:abstractNumId w:val="13"/>
  </w:num>
  <w:num w:numId="17">
    <w:abstractNumId w:val="14"/>
  </w:num>
  <w:num w:numId="18">
    <w:abstractNumId w:val="4"/>
  </w:num>
  <w:num w:numId="19">
    <w:abstractNumId w:val="24"/>
  </w:num>
  <w:num w:numId="20">
    <w:abstractNumId w:val="0"/>
  </w:num>
  <w:num w:numId="21">
    <w:abstractNumId w:val="2"/>
  </w:num>
  <w:num w:numId="22">
    <w:abstractNumId w:val="1"/>
  </w:num>
  <w:num w:numId="23">
    <w:abstractNumId w:val="22"/>
  </w:num>
  <w:num w:numId="24">
    <w:abstractNumId w:val="7"/>
  </w:num>
  <w:num w:numId="25">
    <w:abstractNumId w:val="5"/>
  </w:num>
  <w:num w:numId="26">
    <w:abstractNumId w:val="11"/>
  </w:num>
  <w:num w:numId="27">
    <w:abstractNumId w:val="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ra Jane  Pontero">
    <w15:presenceInfo w15:providerId="AD" w15:userId="S-1-5-21-675839790-3583845819-1039565053-15642"/>
  </w15:person>
  <w15:person w15:author="Mary Ann Arao">
    <w15:presenceInfo w15:providerId="AD" w15:userId="S-1-5-21-675839790-3583845819-1039565053-47381"/>
  </w15:person>
  <w15:person w15:author="Christine Menzies">
    <w15:presenceInfo w15:providerId="AD" w15:userId="S-1-5-21-675839790-3583845819-1039565053-6281"/>
  </w15:person>
  <w15:person w15:author="Revelina Basada">
    <w15:presenceInfo w15:providerId="AD" w15:userId="S-1-5-21-675839790-3583845819-1039565053-361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revisionView w:markup="0"/>
  <w:trackRevisions/>
  <w:defaultTabStop w:val="720"/>
  <w:drawingGridHorizontalSpacing w:val="110"/>
  <w:drawingGridVerticalSpacing w:val="299"/>
  <w:displayHorizontalDrawingGridEvery w:val="2"/>
  <w:characterSpacingControl w:val="doNotCompress"/>
  <w:hdrShapeDefaults>
    <o:shapedefaults v:ext="edit" spidmax="2048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96F"/>
    <w:rsid w:val="00005C5D"/>
    <w:rsid w:val="0002232D"/>
    <w:rsid w:val="00040D92"/>
    <w:rsid w:val="00041DB4"/>
    <w:rsid w:val="00042C6F"/>
    <w:rsid w:val="00061A5A"/>
    <w:rsid w:val="00061E46"/>
    <w:rsid w:val="0009501E"/>
    <w:rsid w:val="000A2931"/>
    <w:rsid w:val="000D2D23"/>
    <w:rsid w:val="00121E6E"/>
    <w:rsid w:val="00124F0E"/>
    <w:rsid w:val="00142DB6"/>
    <w:rsid w:val="00161609"/>
    <w:rsid w:val="0016543C"/>
    <w:rsid w:val="00172052"/>
    <w:rsid w:val="00187F4E"/>
    <w:rsid w:val="00190F37"/>
    <w:rsid w:val="001935F3"/>
    <w:rsid w:val="001936E9"/>
    <w:rsid w:val="001C1AFC"/>
    <w:rsid w:val="001D3354"/>
    <w:rsid w:val="001D6D01"/>
    <w:rsid w:val="001E7ADE"/>
    <w:rsid w:val="001F27F0"/>
    <w:rsid w:val="00247DE8"/>
    <w:rsid w:val="00265760"/>
    <w:rsid w:val="00267A55"/>
    <w:rsid w:val="002858D0"/>
    <w:rsid w:val="00293836"/>
    <w:rsid w:val="002A3E00"/>
    <w:rsid w:val="002A51FD"/>
    <w:rsid w:val="002A566D"/>
    <w:rsid w:val="002B56A2"/>
    <w:rsid w:val="002B6B62"/>
    <w:rsid w:val="002E0860"/>
    <w:rsid w:val="003031E7"/>
    <w:rsid w:val="003054F7"/>
    <w:rsid w:val="00311C51"/>
    <w:rsid w:val="0031437C"/>
    <w:rsid w:val="0032280C"/>
    <w:rsid w:val="00333737"/>
    <w:rsid w:val="00334F15"/>
    <w:rsid w:val="00340B19"/>
    <w:rsid w:val="0035773D"/>
    <w:rsid w:val="003631E6"/>
    <w:rsid w:val="00366CFF"/>
    <w:rsid w:val="0038191A"/>
    <w:rsid w:val="003B3C9C"/>
    <w:rsid w:val="003D0FD5"/>
    <w:rsid w:val="003D5E13"/>
    <w:rsid w:val="003F457C"/>
    <w:rsid w:val="004203DC"/>
    <w:rsid w:val="004309B5"/>
    <w:rsid w:val="00445BF3"/>
    <w:rsid w:val="00465D98"/>
    <w:rsid w:val="00480960"/>
    <w:rsid w:val="004836DE"/>
    <w:rsid w:val="00486A1A"/>
    <w:rsid w:val="004932FC"/>
    <w:rsid w:val="004B02B8"/>
    <w:rsid w:val="004B3D0D"/>
    <w:rsid w:val="004D53EF"/>
    <w:rsid w:val="004E05AD"/>
    <w:rsid w:val="00504FA9"/>
    <w:rsid w:val="00510917"/>
    <w:rsid w:val="0051127F"/>
    <w:rsid w:val="0052371C"/>
    <w:rsid w:val="00524D2D"/>
    <w:rsid w:val="005306D6"/>
    <w:rsid w:val="0053560E"/>
    <w:rsid w:val="00544C92"/>
    <w:rsid w:val="00553EB3"/>
    <w:rsid w:val="00576CC5"/>
    <w:rsid w:val="005A5FAC"/>
    <w:rsid w:val="005C1E26"/>
    <w:rsid w:val="005E15C8"/>
    <w:rsid w:val="005E4373"/>
    <w:rsid w:val="005E7842"/>
    <w:rsid w:val="005F5A69"/>
    <w:rsid w:val="0061011E"/>
    <w:rsid w:val="00634ACC"/>
    <w:rsid w:val="00636876"/>
    <w:rsid w:val="006419E6"/>
    <w:rsid w:val="00645EE8"/>
    <w:rsid w:val="00650FFB"/>
    <w:rsid w:val="0066748E"/>
    <w:rsid w:val="00676BF4"/>
    <w:rsid w:val="00692A48"/>
    <w:rsid w:val="006A067C"/>
    <w:rsid w:val="006B0EED"/>
    <w:rsid w:val="006C0A34"/>
    <w:rsid w:val="006C2578"/>
    <w:rsid w:val="006C7683"/>
    <w:rsid w:val="006C7A17"/>
    <w:rsid w:val="006D6670"/>
    <w:rsid w:val="006E0F4F"/>
    <w:rsid w:val="006F6E7A"/>
    <w:rsid w:val="00701A97"/>
    <w:rsid w:val="007157E2"/>
    <w:rsid w:val="007270CD"/>
    <w:rsid w:val="00727182"/>
    <w:rsid w:val="007427FC"/>
    <w:rsid w:val="00761408"/>
    <w:rsid w:val="00763386"/>
    <w:rsid w:val="0079243B"/>
    <w:rsid w:val="00797593"/>
    <w:rsid w:val="007A1CFB"/>
    <w:rsid w:val="007B712B"/>
    <w:rsid w:val="007B75EB"/>
    <w:rsid w:val="007C03E1"/>
    <w:rsid w:val="007F692E"/>
    <w:rsid w:val="007F73CB"/>
    <w:rsid w:val="00800CDC"/>
    <w:rsid w:val="00800F4D"/>
    <w:rsid w:val="00802B9B"/>
    <w:rsid w:val="00813DB9"/>
    <w:rsid w:val="00814C42"/>
    <w:rsid w:val="00836E66"/>
    <w:rsid w:val="0083760F"/>
    <w:rsid w:val="008419F6"/>
    <w:rsid w:val="0084507C"/>
    <w:rsid w:val="0088063C"/>
    <w:rsid w:val="00881D13"/>
    <w:rsid w:val="00892DD5"/>
    <w:rsid w:val="00896778"/>
    <w:rsid w:val="008A018C"/>
    <w:rsid w:val="008C6E4A"/>
    <w:rsid w:val="008D5860"/>
    <w:rsid w:val="008E7BF1"/>
    <w:rsid w:val="00900F34"/>
    <w:rsid w:val="00901C2A"/>
    <w:rsid w:val="00905483"/>
    <w:rsid w:val="009209A4"/>
    <w:rsid w:val="00923DAB"/>
    <w:rsid w:val="00925D12"/>
    <w:rsid w:val="00925F1E"/>
    <w:rsid w:val="009473A0"/>
    <w:rsid w:val="009502A7"/>
    <w:rsid w:val="00953F44"/>
    <w:rsid w:val="00955886"/>
    <w:rsid w:val="0095677F"/>
    <w:rsid w:val="00962796"/>
    <w:rsid w:val="00965793"/>
    <w:rsid w:val="00971598"/>
    <w:rsid w:val="0098058E"/>
    <w:rsid w:val="0098296F"/>
    <w:rsid w:val="009834A7"/>
    <w:rsid w:val="00983CC0"/>
    <w:rsid w:val="00985BA3"/>
    <w:rsid w:val="009A40B3"/>
    <w:rsid w:val="009A72B2"/>
    <w:rsid w:val="009D2796"/>
    <w:rsid w:val="00A16A32"/>
    <w:rsid w:val="00A24A3D"/>
    <w:rsid w:val="00A2727A"/>
    <w:rsid w:val="00A35359"/>
    <w:rsid w:val="00A37412"/>
    <w:rsid w:val="00A43AC0"/>
    <w:rsid w:val="00A46F0A"/>
    <w:rsid w:val="00A54EBB"/>
    <w:rsid w:val="00A6335A"/>
    <w:rsid w:val="00A664D8"/>
    <w:rsid w:val="00A675F0"/>
    <w:rsid w:val="00AA485A"/>
    <w:rsid w:val="00AA662C"/>
    <w:rsid w:val="00AB392C"/>
    <w:rsid w:val="00AE3373"/>
    <w:rsid w:val="00AF2B5C"/>
    <w:rsid w:val="00B416E9"/>
    <w:rsid w:val="00B43AA0"/>
    <w:rsid w:val="00B542F6"/>
    <w:rsid w:val="00B55387"/>
    <w:rsid w:val="00B60A2C"/>
    <w:rsid w:val="00B617CF"/>
    <w:rsid w:val="00B67083"/>
    <w:rsid w:val="00B77843"/>
    <w:rsid w:val="00B85D9D"/>
    <w:rsid w:val="00B87E2E"/>
    <w:rsid w:val="00B9610E"/>
    <w:rsid w:val="00BA384E"/>
    <w:rsid w:val="00BC2FCE"/>
    <w:rsid w:val="00BC60FE"/>
    <w:rsid w:val="00BD3FC1"/>
    <w:rsid w:val="00BE3DA9"/>
    <w:rsid w:val="00BE6F8C"/>
    <w:rsid w:val="00C0077D"/>
    <w:rsid w:val="00C062F6"/>
    <w:rsid w:val="00C14BF7"/>
    <w:rsid w:val="00C14C53"/>
    <w:rsid w:val="00C25290"/>
    <w:rsid w:val="00C271A6"/>
    <w:rsid w:val="00C31009"/>
    <w:rsid w:val="00C36DEB"/>
    <w:rsid w:val="00C429BD"/>
    <w:rsid w:val="00C56E03"/>
    <w:rsid w:val="00C61846"/>
    <w:rsid w:val="00C74279"/>
    <w:rsid w:val="00C9479E"/>
    <w:rsid w:val="00CA4DC8"/>
    <w:rsid w:val="00CB1B36"/>
    <w:rsid w:val="00CC1EE4"/>
    <w:rsid w:val="00CC2723"/>
    <w:rsid w:val="00CE068B"/>
    <w:rsid w:val="00CF1134"/>
    <w:rsid w:val="00CF4F7A"/>
    <w:rsid w:val="00CF5E3E"/>
    <w:rsid w:val="00CF7304"/>
    <w:rsid w:val="00D01420"/>
    <w:rsid w:val="00D01AFF"/>
    <w:rsid w:val="00D02988"/>
    <w:rsid w:val="00D307F2"/>
    <w:rsid w:val="00D32AB3"/>
    <w:rsid w:val="00D3731C"/>
    <w:rsid w:val="00D50167"/>
    <w:rsid w:val="00D6152A"/>
    <w:rsid w:val="00D76555"/>
    <w:rsid w:val="00D96039"/>
    <w:rsid w:val="00DB3B51"/>
    <w:rsid w:val="00DC4D21"/>
    <w:rsid w:val="00DD47EE"/>
    <w:rsid w:val="00DD6278"/>
    <w:rsid w:val="00E12858"/>
    <w:rsid w:val="00E21ECB"/>
    <w:rsid w:val="00E24606"/>
    <w:rsid w:val="00E30D3A"/>
    <w:rsid w:val="00E40CE8"/>
    <w:rsid w:val="00E576F8"/>
    <w:rsid w:val="00E61BB5"/>
    <w:rsid w:val="00E64A2E"/>
    <w:rsid w:val="00E657BD"/>
    <w:rsid w:val="00E67459"/>
    <w:rsid w:val="00E9249A"/>
    <w:rsid w:val="00EA1E00"/>
    <w:rsid w:val="00EA4B62"/>
    <w:rsid w:val="00EA67D5"/>
    <w:rsid w:val="00EB1F37"/>
    <w:rsid w:val="00ED2C70"/>
    <w:rsid w:val="00EE08DD"/>
    <w:rsid w:val="00EE0EFF"/>
    <w:rsid w:val="00EE181B"/>
    <w:rsid w:val="00F2388A"/>
    <w:rsid w:val="00F32F46"/>
    <w:rsid w:val="00F35366"/>
    <w:rsid w:val="00F744DC"/>
    <w:rsid w:val="00F8792B"/>
    <w:rsid w:val="00F95752"/>
    <w:rsid w:val="00FA309E"/>
    <w:rsid w:val="00FC598F"/>
    <w:rsid w:val="00FD0D23"/>
    <w:rsid w:val="00FE17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81"/>
    <o:shapelayout v:ext="edit">
      <o:idmap v:ext="edit" data="1"/>
    </o:shapelayout>
  </w:shapeDefaults>
  <w:decimalSymbol w:val="."/>
  <w:listSeparator w:val=","/>
  <w14:docId w14:val="56824DAA"/>
  <w15:docId w15:val="{BFCDB2B6-10CB-4B0A-9B29-1C5370DA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936E9"/>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40"/>
    </w:pPr>
    <w:rPr>
      <w:sz w:val="20"/>
      <w:szCs w:val="20"/>
    </w:rPr>
  </w:style>
  <w:style w:type="paragraph" w:styleId="ListParagraph">
    <w:name w:val="List Paragraph"/>
    <w:basedOn w:val="Normal"/>
    <w:uiPriority w:val="34"/>
    <w:qFormat/>
    <w:pPr>
      <w:ind w:left="788" w:hanging="77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02988"/>
    <w:pPr>
      <w:tabs>
        <w:tab w:val="center" w:pos="4513"/>
        <w:tab w:val="right" w:pos="9026"/>
      </w:tabs>
    </w:pPr>
  </w:style>
  <w:style w:type="character" w:customStyle="1" w:styleId="HeaderChar">
    <w:name w:val="Header Char"/>
    <w:basedOn w:val="DefaultParagraphFont"/>
    <w:link w:val="Header"/>
    <w:uiPriority w:val="99"/>
    <w:rsid w:val="00D02988"/>
    <w:rPr>
      <w:rFonts w:ascii="Arial" w:eastAsia="Arial" w:hAnsi="Arial" w:cs="Arial"/>
    </w:rPr>
  </w:style>
  <w:style w:type="paragraph" w:styleId="Footer">
    <w:name w:val="footer"/>
    <w:basedOn w:val="Normal"/>
    <w:link w:val="FooterChar"/>
    <w:uiPriority w:val="99"/>
    <w:unhideWhenUsed/>
    <w:rsid w:val="00D02988"/>
    <w:pPr>
      <w:tabs>
        <w:tab w:val="center" w:pos="4513"/>
        <w:tab w:val="right" w:pos="9026"/>
      </w:tabs>
    </w:pPr>
  </w:style>
  <w:style w:type="character" w:customStyle="1" w:styleId="FooterChar">
    <w:name w:val="Footer Char"/>
    <w:basedOn w:val="DefaultParagraphFont"/>
    <w:link w:val="Footer"/>
    <w:uiPriority w:val="99"/>
    <w:rsid w:val="00D02988"/>
    <w:rPr>
      <w:rFonts w:ascii="Arial" w:eastAsia="Arial" w:hAnsi="Arial" w:cs="Arial"/>
    </w:rPr>
  </w:style>
  <w:style w:type="table" w:styleId="TableGrid">
    <w:name w:val="Table Grid"/>
    <w:basedOn w:val="TableNormal"/>
    <w:uiPriority w:val="59"/>
    <w:rsid w:val="00D0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D53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53EF"/>
    <w:rPr>
      <w:rFonts w:ascii="Lucida Grande" w:eastAsia="Arial" w:hAnsi="Lucida Grande" w:cs="Lucida Grande"/>
      <w:sz w:val="18"/>
      <w:szCs w:val="18"/>
    </w:rPr>
  </w:style>
  <w:style w:type="character" w:styleId="Hyperlink">
    <w:name w:val="Hyperlink"/>
    <w:uiPriority w:val="99"/>
    <w:unhideWhenUsed/>
    <w:rsid w:val="0088063C"/>
    <w:rPr>
      <w:color w:val="0563C1"/>
      <w:u w:val="single"/>
    </w:rPr>
  </w:style>
  <w:style w:type="character" w:styleId="Emphasis">
    <w:name w:val="Emphasis"/>
    <w:uiPriority w:val="20"/>
    <w:qFormat/>
    <w:rsid w:val="008806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KristineArmilyn.Magana@okadamanil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5C2DD9-5B87-4A32-B5F1-4FDE31167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SOP Template_ver 6a</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Template_ver 6a</dc:title>
  <dc:creator>Rovena Aga</dc:creator>
  <cp:lastModifiedBy>Mary Ann Arao</cp:lastModifiedBy>
  <cp:revision>4</cp:revision>
  <cp:lastPrinted>2016-08-25T09:42:00Z</cp:lastPrinted>
  <dcterms:created xsi:type="dcterms:W3CDTF">2024-02-15T06:03:00Z</dcterms:created>
  <dcterms:modified xsi:type="dcterms:W3CDTF">2024-02-15T06:40:00Z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2016-08-25T00:00:00Z</vt:filetime>
  </property>
  <property fmtid="{D5CDD505-2E9C-101B-9397-08002B2CF9AE}" pid="3" name="Creator">
    <vt:lpwstr>Adobe Illustrator CC 2015.3 (Macintosh)</vt:lpwstr>
  </property>
  <property fmtid="{D5CDD505-2E9C-101B-9397-08002B2CF9AE}" pid="4" name="LastSaved">
    <vt:filetime>2016-08-25T00:00:00Z</vt:filetime>
  </property>
  <property fmtid="{D5CDD505-2E9C-101B-9397-08002B2CF9AE}" pid="5" name="_DocHome">
    <vt:i4>-91766571</vt:i4>
  </property>
</Properties>
</file>